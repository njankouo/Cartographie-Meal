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4FDE8C" w14:textId="16E74ECF" w:rsidR="00E52BF0" w:rsidRDefault="00E52BF0" w:rsidP="00E52BF0">
      <w:pPr>
        <w:jc w:val="center"/>
        <w:rPr>
          <w:rFonts w:ascii="Bahnschrift" w:hAnsi="Bahnschrift"/>
          <w:b/>
          <w:sz w:val="28"/>
          <w:szCs w:val="28"/>
        </w:rPr>
      </w:pPr>
      <w:r>
        <w:rPr>
          <w:rFonts w:ascii="Century Gothic" w:hAnsi="Century Gothic" w:cs="Arial"/>
          <w:b/>
        </w:rPr>
        <w:t>ATELIER D</w:t>
      </w:r>
      <w:r w:rsidR="00077850">
        <w:rPr>
          <w:rFonts w:ascii="Century Gothic" w:hAnsi="Century Gothic" w:cs="Arial"/>
          <w:b/>
        </w:rPr>
        <w:t xml:space="preserve">E VALIDATION </w:t>
      </w:r>
      <w:r>
        <w:rPr>
          <w:rFonts w:ascii="Century Gothic" w:hAnsi="Century Gothic" w:cs="Arial"/>
          <w:b/>
        </w:rPr>
        <w:t xml:space="preserve">DU GUIDE NATIONAL DE </w:t>
      </w:r>
      <w:r w:rsidRPr="007832A7">
        <w:rPr>
          <w:rFonts w:ascii="Arial" w:hAnsi="Arial" w:cs="Arial"/>
          <w:b/>
        </w:rPr>
        <w:t xml:space="preserve">GESTION DES DONNEES </w:t>
      </w:r>
      <w:r>
        <w:rPr>
          <w:rFonts w:ascii="Arial" w:hAnsi="Arial" w:cs="Arial"/>
          <w:b/>
        </w:rPr>
        <w:t xml:space="preserve">EPIDEMIOLOGIQUES </w:t>
      </w:r>
    </w:p>
    <w:p w14:paraId="3D195E4D" w14:textId="3D369A51" w:rsidR="00E52BF0" w:rsidRDefault="00E52BF0" w:rsidP="00E52BF0">
      <w:pPr>
        <w:jc w:val="center"/>
        <w:rPr>
          <w:rFonts w:ascii="Bahnschrift" w:hAnsi="Bahnschrift"/>
          <w:b/>
          <w:sz w:val="28"/>
          <w:szCs w:val="28"/>
        </w:rPr>
      </w:pPr>
      <w:r w:rsidRPr="00C1336A">
        <w:rPr>
          <w:rFonts w:ascii="Bahnschrift" w:hAnsi="Bahnschrift"/>
          <w:b/>
          <w:sz w:val="28"/>
          <w:szCs w:val="28"/>
        </w:rPr>
        <w:t xml:space="preserve">Du </w:t>
      </w:r>
      <w:r w:rsidR="00077850">
        <w:rPr>
          <w:rFonts w:ascii="Bahnschrift" w:hAnsi="Bahnschrift"/>
          <w:b/>
          <w:sz w:val="28"/>
          <w:szCs w:val="28"/>
        </w:rPr>
        <w:t>1</w:t>
      </w:r>
      <w:r w:rsidR="00D90A00">
        <w:rPr>
          <w:rFonts w:ascii="Bahnschrift" w:hAnsi="Bahnschrift"/>
          <w:b/>
          <w:sz w:val="28"/>
          <w:szCs w:val="28"/>
        </w:rPr>
        <w:t>2</w:t>
      </w:r>
      <w:r w:rsidRPr="005D30CD">
        <w:rPr>
          <w:rFonts w:ascii="Bahnschrift" w:hAnsi="Bahnschrift"/>
          <w:b/>
          <w:sz w:val="28"/>
          <w:szCs w:val="28"/>
          <w:vertAlign w:val="superscript"/>
        </w:rPr>
        <w:t xml:space="preserve"> </w:t>
      </w:r>
      <w:r w:rsidRPr="00C1336A">
        <w:rPr>
          <w:rFonts w:ascii="Bahnschrift" w:hAnsi="Bahnschrift"/>
          <w:b/>
          <w:sz w:val="28"/>
          <w:szCs w:val="28"/>
        </w:rPr>
        <w:t xml:space="preserve">AU </w:t>
      </w:r>
      <w:r w:rsidR="00D90A00">
        <w:rPr>
          <w:rFonts w:ascii="Bahnschrift" w:hAnsi="Bahnschrift"/>
          <w:b/>
          <w:sz w:val="28"/>
          <w:szCs w:val="28"/>
        </w:rPr>
        <w:t>14</w:t>
      </w:r>
      <w:r w:rsidRPr="00C1336A">
        <w:rPr>
          <w:rFonts w:ascii="Bahnschrift" w:hAnsi="Bahnschrift"/>
          <w:b/>
          <w:sz w:val="28"/>
          <w:szCs w:val="28"/>
        </w:rPr>
        <w:t xml:space="preserve"> </w:t>
      </w:r>
      <w:r w:rsidR="00D90A00">
        <w:rPr>
          <w:rFonts w:ascii="Bahnschrift" w:hAnsi="Bahnschrift"/>
          <w:b/>
          <w:sz w:val="28"/>
          <w:szCs w:val="28"/>
        </w:rPr>
        <w:t>MARS</w:t>
      </w:r>
      <w:r w:rsidRPr="00C1336A">
        <w:rPr>
          <w:rFonts w:ascii="Bahnschrift" w:hAnsi="Bahnschrift"/>
          <w:b/>
          <w:sz w:val="28"/>
          <w:szCs w:val="28"/>
        </w:rPr>
        <w:t xml:space="preserve"> 202</w:t>
      </w:r>
      <w:r w:rsidR="00077850">
        <w:rPr>
          <w:rFonts w:ascii="Bahnschrift" w:hAnsi="Bahnschrift"/>
          <w:b/>
          <w:sz w:val="28"/>
          <w:szCs w:val="28"/>
        </w:rPr>
        <w:t>4</w:t>
      </w:r>
    </w:p>
    <w:p w14:paraId="1E32A6D3" w14:textId="77777777" w:rsidR="00370B93" w:rsidRPr="00044A30" w:rsidRDefault="00370B93" w:rsidP="00370B93">
      <w:pPr>
        <w:rPr>
          <w:rFonts w:ascii="Bahnschrift" w:hAnsi="Bahnschrift"/>
          <w:b/>
          <w:sz w:val="10"/>
        </w:rPr>
      </w:pPr>
    </w:p>
    <w:p w14:paraId="18369DCF" w14:textId="6D002EF1" w:rsidR="00370B93" w:rsidRDefault="00370B93" w:rsidP="00370B93">
      <w:pPr>
        <w:jc w:val="center"/>
        <w:rPr>
          <w:rFonts w:ascii="Bahnschrift" w:hAnsi="Bahnschrift"/>
          <w:b/>
          <w:sz w:val="36"/>
        </w:rPr>
      </w:pPr>
      <w:r w:rsidRPr="00044A30">
        <w:rPr>
          <w:rFonts w:ascii="Bahnschrift" w:hAnsi="Bahnschrift"/>
          <w:b/>
          <w:sz w:val="36"/>
        </w:rPr>
        <w:t>Projet d’agenda</w:t>
      </w:r>
    </w:p>
    <w:p w14:paraId="3B15B927" w14:textId="77777777" w:rsidR="005D30CD" w:rsidRPr="00044A30" w:rsidRDefault="005D30CD" w:rsidP="00370B93">
      <w:pPr>
        <w:jc w:val="center"/>
        <w:rPr>
          <w:rFonts w:ascii="Bahnschrift" w:hAnsi="Bahnschrift"/>
          <w:b/>
          <w:sz w:val="36"/>
        </w:rPr>
      </w:pPr>
    </w:p>
    <w:tbl>
      <w:tblPr>
        <w:tblW w:w="98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1"/>
        <w:gridCol w:w="6346"/>
        <w:gridCol w:w="1840"/>
      </w:tblGrid>
      <w:tr w:rsidR="00370B93" w:rsidRPr="00AD7451" w14:paraId="393A2E03" w14:textId="77777777" w:rsidTr="005D30CD">
        <w:trPr>
          <w:trHeight w:val="73"/>
          <w:jc w:val="center"/>
        </w:trPr>
        <w:tc>
          <w:tcPr>
            <w:tcW w:w="1711" w:type="dxa"/>
            <w:shd w:val="clear" w:color="auto" w:fill="auto"/>
            <w:vAlign w:val="center"/>
          </w:tcPr>
          <w:p w14:paraId="5C9FFC0D" w14:textId="77777777" w:rsidR="00370B93" w:rsidRPr="00AD7451" w:rsidRDefault="00370B93" w:rsidP="008171F1">
            <w:pPr>
              <w:jc w:val="center"/>
              <w:rPr>
                <w:rFonts w:ascii="Bahnschrift" w:hAnsi="Bahnschrift"/>
                <w:b/>
                <w:sz w:val="22"/>
                <w:szCs w:val="22"/>
              </w:rPr>
            </w:pPr>
            <w:r w:rsidRPr="00AD7451">
              <w:rPr>
                <w:rFonts w:ascii="Bahnschrift" w:hAnsi="Bahnschrift"/>
                <w:b/>
                <w:sz w:val="22"/>
                <w:szCs w:val="22"/>
              </w:rPr>
              <w:t>Jour 1</w:t>
            </w:r>
          </w:p>
        </w:tc>
        <w:tc>
          <w:tcPr>
            <w:tcW w:w="6346" w:type="dxa"/>
            <w:shd w:val="clear" w:color="auto" w:fill="auto"/>
            <w:vAlign w:val="center"/>
          </w:tcPr>
          <w:p w14:paraId="1C43299F" w14:textId="210CCF41" w:rsidR="00370B93" w:rsidRDefault="00370B93" w:rsidP="008171F1">
            <w:pPr>
              <w:rPr>
                <w:rFonts w:ascii="Bahnschrift" w:hAnsi="Bahnschrift"/>
                <w:b/>
                <w:sz w:val="22"/>
                <w:szCs w:val="22"/>
              </w:rPr>
            </w:pPr>
            <w:r w:rsidRPr="00AD7451">
              <w:rPr>
                <w:rFonts w:ascii="Bahnschrift" w:hAnsi="Bahnschrift"/>
                <w:b/>
                <w:sz w:val="22"/>
                <w:szCs w:val="22"/>
              </w:rPr>
              <w:t xml:space="preserve">Modérateur : </w:t>
            </w:r>
          </w:p>
          <w:p w14:paraId="00956E72" w14:textId="70470C4B" w:rsidR="005902F4" w:rsidRPr="00AD7451" w:rsidRDefault="005902F4" w:rsidP="008171F1">
            <w:pPr>
              <w:rPr>
                <w:rFonts w:ascii="Bahnschrift" w:hAnsi="Bahnschrift"/>
                <w:b/>
                <w:sz w:val="22"/>
                <w:szCs w:val="22"/>
              </w:rPr>
            </w:pPr>
            <w:r>
              <w:rPr>
                <w:rFonts w:ascii="Bahnschrift" w:hAnsi="Bahnschrift"/>
                <w:b/>
                <w:sz w:val="22"/>
                <w:szCs w:val="22"/>
              </w:rPr>
              <w:t xml:space="preserve">Rapporteurs : 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7FBAB838" w14:textId="77777777" w:rsidR="00370B93" w:rsidRPr="00424293" w:rsidRDefault="00370B93" w:rsidP="008171F1">
            <w:pPr>
              <w:jc w:val="center"/>
              <w:rPr>
                <w:rFonts w:ascii="Bahnschrift" w:hAnsi="Bahnschrift"/>
                <w:b/>
                <w:sz w:val="22"/>
                <w:szCs w:val="22"/>
              </w:rPr>
            </w:pPr>
          </w:p>
        </w:tc>
      </w:tr>
      <w:tr w:rsidR="00370B93" w:rsidRPr="00AD7451" w14:paraId="380D6AD7" w14:textId="77777777" w:rsidTr="005D30CD">
        <w:trPr>
          <w:trHeight w:val="73"/>
          <w:jc w:val="center"/>
        </w:trPr>
        <w:tc>
          <w:tcPr>
            <w:tcW w:w="1711" w:type="dxa"/>
            <w:shd w:val="clear" w:color="auto" w:fill="EEECE1" w:themeFill="background2"/>
            <w:vAlign w:val="center"/>
          </w:tcPr>
          <w:p w14:paraId="0803FD3D" w14:textId="77777777" w:rsidR="00370B93" w:rsidRPr="00AD7451" w:rsidRDefault="00370B93" w:rsidP="008171F1">
            <w:pPr>
              <w:jc w:val="center"/>
              <w:rPr>
                <w:rFonts w:ascii="Bahnschrift" w:hAnsi="Bahnschrift"/>
                <w:b/>
                <w:sz w:val="22"/>
                <w:szCs w:val="22"/>
              </w:rPr>
            </w:pPr>
            <w:r w:rsidRPr="00AD7451">
              <w:rPr>
                <w:rFonts w:ascii="Bahnschrift" w:hAnsi="Bahnschrift"/>
                <w:b/>
                <w:sz w:val="22"/>
                <w:szCs w:val="22"/>
              </w:rPr>
              <w:t xml:space="preserve">Horaires </w:t>
            </w:r>
          </w:p>
        </w:tc>
        <w:tc>
          <w:tcPr>
            <w:tcW w:w="6346" w:type="dxa"/>
            <w:shd w:val="clear" w:color="auto" w:fill="EEECE1" w:themeFill="background2"/>
            <w:vAlign w:val="center"/>
          </w:tcPr>
          <w:p w14:paraId="1C16BFF7" w14:textId="77777777" w:rsidR="00370B93" w:rsidRPr="00AD7451" w:rsidRDefault="00370B93" w:rsidP="008171F1">
            <w:pPr>
              <w:jc w:val="center"/>
              <w:rPr>
                <w:rFonts w:ascii="Bahnschrift" w:hAnsi="Bahnschrift"/>
                <w:b/>
                <w:sz w:val="22"/>
                <w:szCs w:val="22"/>
              </w:rPr>
            </w:pPr>
            <w:r w:rsidRPr="00AD7451">
              <w:rPr>
                <w:rFonts w:ascii="Bahnschrift" w:hAnsi="Bahnschrift"/>
                <w:b/>
                <w:sz w:val="22"/>
                <w:szCs w:val="22"/>
              </w:rPr>
              <w:t>Activités</w:t>
            </w:r>
          </w:p>
        </w:tc>
        <w:tc>
          <w:tcPr>
            <w:tcW w:w="1840" w:type="dxa"/>
            <w:shd w:val="clear" w:color="auto" w:fill="EEECE1" w:themeFill="background2"/>
            <w:vAlign w:val="center"/>
          </w:tcPr>
          <w:p w14:paraId="2FCF200D" w14:textId="77777777" w:rsidR="00370B93" w:rsidRPr="00424293" w:rsidRDefault="00370B93" w:rsidP="008171F1">
            <w:pPr>
              <w:jc w:val="center"/>
              <w:rPr>
                <w:rFonts w:ascii="Bahnschrift" w:hAnsi="Bahnschrift"/>
                <w:b/>
                <w:sz w:val="22"/>
                <w:szCs w:val="22"/>
              </w:rPr>
            </w:pPr>
            <w:r w:rsidRPr="00424293">
              <w:rPr>
                <w:rFonts w:ascii="Bahnschrift" w:hAnsi="Bahnschrift"/>
                <w:b/>
                <w:sz w:val="22"/>
                <w:szCs w:val="22"/>
              </w:rPr>
              <w:t>Responsables</w:t>
            </w:r>
          </w:p>
        </w:tc>
      </w:tr>
      <w:tr w:rsidR="00370B93" w:rsidRPr="00AD7451" w14:paraId="0B8A4685" w14:textId="77777777" w:rsidTr="005D30CD">
        <w:trPr>
          <w:trHeight w:val="73"/>
          <w:jc w:val="center"/>
        </w:trPr>
        <w:tc>
          <w:tcPr>
            <w:tcW w:w="1711" w:type="dxa"/>
            <w:shd w:val="clear" w:color="auto" w:fill="auto"/>
            <w:vAlign w:val="center"/>
          </w:tcPr>
          <w:p w14:paraId="75C884F5" w14:textId="77777777" w:rsidR="00370B93" w:rsidRPr="0075188E" w:rsidRDefault="00370B93" w:rsidP="008171F1">
            <w:pPr>
              <w:spacing w:before="20" w:after="20"/>
              <w:jc w:val="center"/>
              <w:rPr>
                <w:rFonts w:ascii="Bahnschrift" w:hAnsi="Bahnschrift"/>
                <w:i/>
                <w:iCs/>
                <w:sz w:val="20"/>
                <w:szCs w:val="20"/>
              </w:rPr>
            </w:pPr>
            <w:r w:rsidRPr="0075188E">
              <w:rPr>
                <w:rFonts w:ascii="Bahnschrift" w:hAnsi="Bahnschrift"/>
                <w:i/>
                <w:iCs/>
                <w:sz w:val="20"/>
                <w:szCs w:val="20"/>
              </w:rPr>
              <w:t>07h30 – 08h30</w:t>
            </w:r>
          </w:p>
        </w:tc>
        <w:tc>
          <w:tcPr>
            <w:tcW w:w="6346" w:type="dxa"/>
            <w:shd w:val="clear" w:color="auto" w:fill="auto"/>
            <w:vAlign w:val="center"/>
          </w:tcPr>
          <w:p w14:paraId="28A19674" w14:textId="77777777" w:rsidR="00370B93" w:rsidRPr="00D12DA9" w:rsidRDefault="00370B93" w:rsidP="008171F1">
            <w:pPr>
              <w:spacing w:before="20" w:after="20"/>
              <w:rPr>
                <w:rFonts w:ascii="Bahnschrift" w:hAnsi="Bahnschrift"/>
                <w:bCs/>
                <w:sz w:val="21"/>
                <w:szCs w:val="21"/>
              </w:rPr>
            </w:pPr>
            <w:r w:rsidRPr="00D12DA9">
              <w:rPr>
                <w:rFonts w:ascii="Bahnschrift" w:hAnsi="Bahnschrift"/>
                <w:bCs/>
                <w:sz w:val="21"/>
                <w:szCs w:val="21"/>
              </w:rPr>
              <w:t>Arrivée et enregistrement des participants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5A15A5E6" w14:textId="444B91A6" w:rsidR="00370B93" w:rsidRPr="00424293" w:rsidRDefault="00D12DA9" w:rsidP="008171F1">
            <w:pPr>
              <w:spacing w:before="20" w:after="20"/>
              <w:rPr>
                <w:rFonts w:ascii="Bahnschrift" w:hAnsi="Bahnschrift"/>
                <w:sz w:val="21"/>
                <w:szCs w:val="21"/>
              </w:rPr>
            </w:pPr>
            <w:r w:rsidRPr="00424293">
              <w:rPr>
                <w:rFonts w:ascii="Bahnschrift" w:hAnsi="Bahnschrift"/>
                <w:sz w:val="21"/>
                <w:szCs w:val="21"/>
              </w:rPr>
              <w:t>SECRETARIAT</w:t>
            </w:r>
          </w:p>
        </w:tc>
      </w:tr>
      <w:tr w:rsidR="00370B93" w:rsidRPr="00AD7451" w14:paraId="10996B74" w14:textId="77777777" w:rsidTr="005D30CD">
        <w:trPr>
          <w:trHeight w:val="73"/>
          <w:jc w:val="center"/>
        </w:trPr>
        <w:tc>
          <w:tcPr>
            <w:tcW w:w="1711" w:type="dxa"/>
            <w:shd w:val="clear" w:color="auto" w:fill="FFFFFF"/>
            <w:vAlign w:val="center"/>
          </w:tcPr>
          <w:p w14:paraId="52C00740" w14:textId="77777777" w:rsidR="00370B93" w:rsidRPr="0075188E" w:rsidRDefault="00370B93" w:rsidP="008171F1">
            <w:pPr>
              <w:spacing w:before="20" w:after="20"/>
              <w:jc w:val="center"/>
              <w:rPr>
                <w:rFonts w:ascii="Bahnschrift" w:hAnsi="Bahnschrift"/>
                <w:i/>
                <w:iCs/>
                <w:sz w:val="20"/>
                <w:szCs w:val="20"/>
              </w:rPr>
            </w:pPr>
            <w:r w:rsidRPr="0075188E">
              <w:rPr>
                <w:rFonts w:ascii="Bahnschrift" w:hAnsi="Bahnschrift"/>
                <w:i/>
                <w:iCs/>
                <w:sz w:val="20"/>
                <w:szCs w:val="20"/>
              </w:rPr>
              <w:t>08h30 – 09h00</w:t>
            </w:r>
          </w:p>
        </w:tc>
        <w:tc>
          <w:tcPr>
            <w:tcW w:w="6346" w:type="dxa"/>
            <w:shd w:val="clear" w:color="auto" w:fill="FFFFFF"/>
            <w:vAlign w:val="center"/>
          </w:tcPr>
          <w:p w14:paraId="2BE2FF2A" w14:textId="77777777" w:rsidR="00370B93" w:rsidRPr="00D12DA9" w:rsidRDefault="00370B93" w:rsidP="008171F1">
            <w:pPr>
              <w:spacing w:before="20" w:after="20"/>
              <w:rPr>
                <w:rFonts w:ascii="Bahnschrift" w:hAnsi="Bahnschrift"/>
                <w:bCs/>
                <w:sz w:val="21"/>
                <w:szCs w:val="21"/>
              </w:rPr>
            </w:pPr>
            <w:r w:rsidRPr="00D12DA9">
              <w:rPr>
                <w:rFonts w:ascii="Bahnschrift" w:hAnsi="Bahnschrift"/>
                <w:bCs/>
                <w:sz w:val="21"/>
                <w:szCs w:val="21"/>
              </w:rPr>
              <w:t>Ouverture de l’atelier</w:t>
            </w:r>
          </w:p>
        </w:tc>
        <w:tc>
          <w:tcPr>
            <w:tcW w:w="1840" w:type="dxa"/>
            <w:shd w:val="clear" w:color="auto" w:fill="FFFFFF"/>
            <w:vAlign w:val="center"/>
          </w:tcPr>
          <w:p w14:paraId="3E63AABA" w14:textId="44B9A93A" w:rsidR="00370B93" w:rsidRPr="00424293" w:rsidRDefault="00370B93" w:rsidP="008171F1">
            <w:pPr>
              <w:spacing w:before="20" w:after="20"/>
              <w:rPr>
                <w:rFonts w:ascii="Bahnschrift" w:hAnsi="Bahnschrift"/>
                <w:sz w:val="21"/>
                <w:szCs w:val="21"/>
              </w:rPr>
            </w:pPr>
            <w:r w:rsidRPr="00424293">
              <w:rPr>
                <w:rFonts w:ascii="Bahnschrift" w:hAnsi="Bahnschrift"/>
                <w:sz w:val="21"/>
                <w:szCs w:val="21"/>
              </w:rPr>
              <w:t>DLMEP/SDLEP</w:t>
            </w:r>
          </w:p>
        </w:tc>
      </w:tr>
      <w:tr w:rsidR="00370B93" w:rsidRPr="00AD7451" w14:paraId="60644457" w14:textId="77777777" w:rsidTr="005D30CD">
        <w:trPr>
          <w:trHeight w:val="136"/>
          <w:jc w:val="center"/>
        </w:trPr>
        <w:tc>
          <w:tcPr>
            <w:tcW w:w="1711" w:type="dxa"/>
            <w:shd w:val="clear" w:color="auto" w:fill="auto"/>
            <w:vAlign w:val="center"/>
          </w:tcPr>
          <w:p w14:paraId="68BBF85C" w14:textId="25187504" w:rsidR="00370B93" w:rsidRPr="0075188E" w:rsidRDefault="00370B93" w:rsidP="00370B93">
            <w:pPr>
              <w:spacing w:before="20" w:after="20"/>
              <w:jc w:val="center"/>
              <w:rPr>
                <w:rFonts w:ascii="Bahnschrift" w:hAnsi="Bahnschrift"/>
                <w:i/>
                <w:iCs/>
                <w:sz w:val="20"/>
                <w:szCs w:val="20"/>
              </w:rPr>
            </w:pPr>
            <w:r w:rsidRPr="0075188E">
              <w:rPr>
                <w:rFonts w:ascii="Bahnschrift" w:hAnsi="Bahnschrift"/>
                <w:i/>
                <w:iCs/>
                <w:sz w:val="20"/>
                <w:szCs w:val="20"/>
              </w:rPr>
              <w:t>09h00 – 09h</w:t>
            </w:r>
            <w:r w:rsidR="00AF2453" w:rsidRPr="0075188E">
              <w:rPr>
                <w:rFonts w:ascii="Bahnschrift" w:hAnsi="Bahnschrift"/>
                <w:i/>
                <w:iCs/>
                <w:sz w:val="20"/>
                <w:szCs w:val="20"/>
              </w:rPr>
              <w:t>15</w:t>
            </w:r>
          </w:p>
        </w:tc>
        <w:tc>
          <w:tcPr>
            <w:tcW w:w="6346" w:type="dxa"/>
            <w:shd w:val="clear" w:color="auto" w:fill="auto"/>
            <w:vAlign w:val="center"/>
          </w:tcPr>
          <w:p w14:paraId="0E33DC9B" w14:textId="77777777" w:rsidR="00370B93" w:rsidRPr="00D12DA9" w:rsidRDefault="00370B93" w:rsidP="00370B93">
            <w:pPr>
              <w:spacing w:before="20" w:after="20"/>
              <w:rPr>
                <w:rFonts w:ascii="Bahnschrift" w:hAnsi="Bahnschrift"/>
                <w:bCs/>
                <w:sz w:val="21"/>
                <w:szCs w:val="21"/>
              </w:rPr>
            </w:pPr>
            <w:r w:rsidRPr="00D12DA9">
              <w:rPr>
                <w:rFonts w:ascii="Bahnschrift" w:hAnsi="Bahnschrift"/>
                <w:bCs/>
                <w:sz w:val="21"/>
                <w:szCs w:val="21"/>
              </w:rPr>
              <w:t>Présentation des participants</w:t>
            </w:r>
          </w:p>
          <w:p w14:paraId="64161CD3" w14:textId="1D23DC3C" w:rsidR="00370B93" w:rsidRPr="00D12DA9" w:rsidRDefault="00370B93" w:rsidP="00370B93">
            <w:pPr>
              <w:spacing w:before="20" w:after="20"/>
              <w:rPr>
                <w:rFonts w:ascii="Bahnschrift" w:hAnsi="Bahnschrift"/>
                <w:bCs/>
                <w:sz w:val="21"/>
                <w:szCs w:val="21"/>
              </w:rPr>
            </w:pPr>
            <w:r w:rsidRPr="00D12DA9">
              <w:rPr>
                <w:rFonts w:ascii="Bahnschrift" w:hAnsi="Bahnschrift"/>
                <w:bCs/>
                <w:sz w:val="21"/>
                <w:szCs w:val="21"/>
              </w:rPr>
              <w:t>Désignation de</w:t>
            </w:r>
            <w:r w:rsidR="00A64534" w:rsidRPr="00D12DA9">
              <w:rPr>
                <w:rFonts w:ascii="Bahnschrift" w:hAnsi="Bahnschrift"/>
                <w:bCs/>
                <w:sz w:val="21"/>
                <w:szCs w:val="21"/>
              </w:rPr>
              <w:t xml:space="preserve"> l’équipe de coordination </w:t>
            </w:r>
            <w:r w:rsidR="00AF2453" w:rsidRPr="00D12DA9">
              <w:rPr>
                <w:rFonts w:ascii="Bahnschrift" w:hAnsi="Bahnschrift"/>
                <w:bCs/>
                <w:sz w:val="21"/>
                <w:szCs w:val="21"/>
              </w:rPr>
              <w:t>de la semain</w:t>
            </w:r>
            <w:r w:rsidR="00A64534" w:rsidRPr="00D12DA9">
              <w:rPr>
                <w:rFonts w:ascii="Bahnschrift" w:hAnsi="Bahnschrift"/>
                <w:bCs/>
                <w:sz w:val="21"/>
                <w:szCs w:val="21"/>
              </w:rPr>
              <w:t>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3F5CA64A" w14:textId="0685BB59" w:rsidR="00AF2453" w:rsidRPr="00424293" w:rsidRDefault="00424293" w:rsidP="00AF2453">
            <w:pPr>
              <w:spacing w:before="20" w:after="20"/>
              <w:rPr>
                <w:rFonts w:ascii="Bahnschrift" w:hAnsi="Bahnschrift"/>
                <w:sz w:val="21"/>
                <w:szCs w:val="21"/>
              </w:rPr>
            </w:pPr>
            <w:r w:rsidRPr="00424293">
              <w:rPr>
                <w:rFonts w:ascii="Bahnschrift" w:hAnsi="Bahnschrift"/>
                <w:sz w:val="21"/>
                <w:szCs w:val="21"/>
              </w:rPr>
              <w:t>PARTICIPANTS</w:t>
            </w:r>
          </w:p>
        </w:tc>
      </w:tr>
      <w:tr w:rsidR="00AF2453" w:rsidRPr="00AD7451" w14:paraId="130D321E" w14:textId="77777777" w:rsidTr="005D30CD">
        <w:trPr>
          <w:trHeight w:val="136"/>
          <w:jc w:val="center"/>
        </w:trPr>
        <w:tc>
          <w:tcPr>
            <w:tcW w:w="1711" w:type="dxa"/>
            <w:shd w:val="clear" w:color="auto" w:fill="auto"/>
            <w:vAlign w:val="center"/>
          </w:tcPr>
          <w:p w14:paraId="2D3300BA" w14:textId="309D766C" w:rsidR="00AF2453" w:rsidRPr="0075188E" w:rsidRDefault="0075188E" w:rsidP="00370B93">
            <w:pPr>
              <w:spacing w:before="20" w:after="20"/>
              <w:jc w:val="center"/>
              <w:rPr>
                <w:rFonts w:ascii="Bahnschrift" w:hAnsi="Bahnschrift"/>
                <w:i/>
                <w:iCs/>
                <w:sz w:val="20"/>
                <w:szCs w:val="20"/>
              </w:rPr>
            </w:pPr>
            <w:r w:rsidRPr="0075188E">
              <w:rPr>
                <w:rFonts w:ascii="Bahnschrift" w:hAnsi="Bahnschrift"/>
                <w:i/>
                <w:iCs/>
                <w:sz w:val="20"/>
                <w:szCs w:val="20"/>
              </w:rPr>
              <w:t>09h15 – 09h30</w:t>
            </w:r>
          </w:p>
        </w:tc>
        <w:tc>
          <w:tcPr>
            <w:tcW w:w="6346" w:type="dxa"/>
            <w:shd w:val="clear" w:color="auto" w:fill="auto"/>
            <w:vAlign w:val="center"/>
          </w:tcPr>
          <w:p w14:paraId="18AFBA3C" w14:textId="1444FD1E" w:rsidR="00AF2453" w:rsidRPr="00D12DA9" w:rsidRDefault="00AF2453" w:rsidP="00370B93">
            <w:pPr>
              <w:spacing w:before="20" w:after="20"/>
              <w:rPr>
                <w:rFonts w:ascii="Bahnschrift" w:hAnsi="Bahnschrift"/>
                <w:bCs/>
                <w:sz w:val="21"/>
                <w:szCs w:val="21"/>
              </w:rPr>
            </w:pPr>
            <w:r w:rsidRPr="00D12DA9">
              <w:rPr>
                <w:rFonts w:ascii="Bahnschrift" w:hAnsi="Bahnschrift"/>
                <w:bCs/>
                <w:sz w:val="21"/>
                <w:szCs w:val="21"/>
              </w:rPr>
              <w:t>Modalités pratiques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28886165" w14:textId="5AE4CEE2" w:rsidR="00AF2453" w:rsidRPr="00424293" w:rsidRDefault="00424293" w:rsidP="00370B93">
            <w:pPr>
              <w:spacing w:before="20" w:after="20"/>
              <w:rPr>
                <w:rFonts w:ascii="Bahnschrift" w:hAnsi="Bahnschrift"/>
                <w:sz w:val="21"/>
                <w:szCs w:val="21"/>
              </w:rPr>
            </w:pPr>
            <w:r w:rsidRPr="00424293">
              <w:rPr>
                <w:rFonts w:ascii="Bahnschrift" w:hAnsi="Bahnschrift"/>
                <w:sz w:val="21"/>
                <w:szCs w:val="21"/>
              </w:rPr>
              <w:t>FINANCE</w:t>
            </w:r>
            <w:r w:rsidR="00E52BF0">
              <w:rPr>
                <w:rFonts w:ascii="Bahnschrift" w:hAnsi="Bahnschrift"/>
                <w:sz w:val="21"/>
                <w:szCs w:val="21"/>
              </w:rPr>
              <w:t>/EGPAF</w:t>
            </w:r>
          </w:p>
        </w:tc>
      </w:tr>
      <w:tr w:rsidR="00370B93" w:rsidRPr="00AD7451" w14:paraId="0AA54879" w14:textId="77777777" w:rsidTr="005D30CD">
        <w:trPr>
          <w:trHeight w:val="73"/>
          <w:jc w:val="center"/>
        </w:trPr>
        <w:tc>
          <w:tcPr>
            <w:tcW w:w="1711" w:type="dxa"/>
            <w:shd w:val="clear" w:color="auto" w:fill="FFFFFF"/>
            <w:vAlign w:val="center"/>
          </w:tcPr>
          <w:p w14:paraId="019EA72F" w14:textId="4A6251B1" w:rsidR="00370B93" w:rsidRPr="0075188E" w:rsidRDefault="00370B93" w:rsidP="00370B93">
            <w:pPr>
              <w:spacing w:before="20" w:after="20"/>
              <w:jc w:val="center"/>
              <w:rPr>
                <w:rFonts w:ascii="Bahnschrift" w:hAnsi="Bahnschrift"/>
                <w:i/>
                <w:iCs/>
                <w:sz w:val="20"/>
                <w:szCs w:val="20"/>
              </w:rPr>
            </w:pPr>
            <w:r w:rsidRPr="0075188E">
              <w:rPr>
                <w:rFonts w:ascii="Bahnschrift" w:hAnsi="Bahnschrift"/>
                <w:i/>
                <w:iCs/>
                <w:sz w:val="20"/>
                <w:szCs w:val="20"/>
              </w:rPr>
              <w:t xml:space="preserve"> 09h30 – 10h30</w:t>
            </w:r>
          </w:p>
        </w:tc>
        <w:tc>
          <w:tcPr>
            <w:tcW w:w="6346" w:type="dxa"/>
            <w:shd w:val="clear" w:color="auto" w:fill="auto"/>
            <w:vAlign w:val="center"/>
          </w:tcPr>
          <w:p w14:paraId="3E8066EE" w14:textId="1061E347" w:rsidR="00370B93" w:rsidRPr="00AD7451" w:rsidRDefault="00A64534" w:rsidP="00370B93">
            <w:pPr>
              <w:spacing w:before="20" w:after="20"/>
              <w:rPr>
                <w:rFonts w:ascii="Bahnschrift" w:hAnsi="Bahnschrift"/>
                <w:b/>
                <w:sz w:val="21"/>
                <w:szCs w:val="21"/>
              </w:rPr>
            </w:pPr>
            <w:r w:rsidRPr="00AD7451">
              <w:rPr>
                <w:rFonts w:ascii="Bahnschrift" w:hAnsi="Bahnschrift"/>
                <w:b/>
                <w:sz w:val="21"/>
                <w:szCs w:val="21"/>
              </w:rPr>
              <w:t>Contexte et o</w:t>
            </w:r>
            <w:r w:rsidR="00370B93" w:rsidRPr="00AD7451">
              <w:rPr>
                <w:rFonts w:ascii="Bahnschrift" w:hAnsi="Bahnschrift"/>
                <w:b/>
                <w:sz w:val="21"/>
                <w:szCs w:val="21"/>
              </w:rPr>
              <w:t>bjectifs de l’atelier</w:t>
            </w:r>
          </w:p>
          <w:p w14:paraId="5EF97C6C" w14:textId="4265BA14" w:rsidR="00370B93" w:rsidRPr="00AD7451" w:rsidRDefault="00370B93" w:rsidP="00370B93">
            <w:pPr>
              <w:spacing w:before="20" w:after="20"/>
              <w:rPr>
                <w:rFonts w:ascii="Bahnschrift" w:hAnsi="Bahnschrift"/>
                <w:i/>
                <w:sz w:val="21"/>
                <w:szCs w:val="21"/>
              </w:rPr>
            </w:pPr>
            <w:r w:rsidRPr="00AD7451">
              <w:rPr>
                <w:rFonts w:ascii="Bahnschrift" w:hAnsi="Bahnschrift"/>
                <w:i/>
                <w:sz w:val="21"/>
                <w:szCs w:val="21"/>
              </w:rPr>
              <w:t>Échanges et discussions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242716E0" w14:textId="083F847A" w:rsidR="00AF2453" w:rsidRPr="00424293" w:rsidRDefault="00D7504A" w:rsidP="00370B93">
            <w:pPr>
              <w:spacing w:before="20" w:after="20"/>
              <w:jc w:val="both"/>
              <w:rPr>
                <w:rFonts w:ascii="Bahnschrift" w:hAnsi="Bahnschrift"/>
                <w:sz w:val="21"/>
                <w:szCs w:val="21"/>
              </w:rPr>
            </w:pPr>
            <w:r w:rsidRPr="00AD7451">
              <w:rPr>
                <w:rFonts w:ascii="Bahnschrift" w:hAnsi="Bahnschrift"/>
                <w:sz w:val="21"/>
                <w:szCs w:val="21"/>
              </w:rPr>
              <w:t>FACILITATEURS</w:t>
            </w:r>
          </w:p>
        </w:tc>
      </w:tr>
      <w:tr w:rsidR="00370B93" w:rsidRPr="00AD7451" w14:paraId="05482148" w14:textId="77777777" w:rsidTr="005D30CD">
        <w:trPr>
          <w:trHeight w:val="73"/>
          <w:jc w:val="center"/>
        </w:trPr>
        <w:tc>
          <w:tcPr>
            <w:tcW w:w="1711" w:type="dxa"/>
            <w:shd w:val="clear" w:color="auto" w:fill="EEECE1" w:themeFill="background2"/>
            <w:vAlign w:val="center"/>
          </w:tcPr>
          <w:p w14:paraId="3D11D780" w14:textId="77777777" w:rsidR="00370B93" w:rsidRPr="0075188E" w:rsidRDefault="00370B93" w:rsidP="008171F1">
            <w:pPr>
              <w:spacing w:before="20" w:after="2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 w:rsidRPr="0075188E">
              <w:rPr>
                <w:rFonts w:ascii="Bahnschrift" w:hAnsi="Bahnschrift"/>
                <w:i/>
                <w:iCs/>
                <w:sz w:val="21"/>
                <w:szCs w:val="21"/>
              </w:rPr>
              <w:t>10h30 – 11h00</w:t>
            </w:r>
          </w:p>
        </w:tc>
        <w:tc>
          <w:tcPr>
            <w:tcW w:w="6346" w:type="dxa"/>
            <w:shd w:val="clear" w:color="auto" w:fill="EEECE1" w:themeFill="background2"/>
            <w:vAlign w:val="center"/>
          </w:tcPr>
          <w:p w14:paraId="70851088" w14:textId="77777777" w:rsidR="00370B93" w:rsidRPr="00AD7451" w:rsidRDefault="00370B93" w:rsidP="008171F1">
            <w:pPr>
              <w:spacing w:before="20" w:after="20"/>
              <w:rPr>
                <w:rFonts w:ascii="Bahnschrift" w:hAnsi="Bahnschrift"/>
                <w:i/>
                <w:sz w:val="21"/>
                <w:szCs w:val="21"/>
              </w:rPr>
            </w:pPr>
            <w:r w:rsidRPr="00AD7451">
              <w:rPr>
                <w:rFonts w:ascii="Bahnschrift" w:hAnsi="Bahnschrift"/>
                <w:i/>
                <w:sz w:val="21"/>
                <w:szCs w:val="21"/>
              </w:rPr>
              <w:t>Photo de famille</w:t>
            </w:r>
          </w:p>
          <w:p w14:paraId="3BD812BD" w14:textId="77777777" w:rsidR="00370B93" w:rsidRPr="00AD7451" w:rsidRDefault="00370B93" w:rsidP="008171F1">
            <w:pPr>
              <w:spacing w:before="20" w:after="20"/>
              <w:rPr>
                <w:rFonts w:ascii="Bahnschrift" w:hAnsi="Bahnschrift"/>
                <w:i/>
                <w:sz w:val="21"/>
                <w:szCs w:val="21"/>
              </w:rPr>
            </w:pPr>
            <w:r w:rsidRPr="00AD7451">
              <w:rPr>
                <w:rFonts w:ascii="Bahnschrift" w:hAnsi="Bahnschrift"/>
                <w:i/>
                <w:sz w:val="21"/>
                <w:szCs w:val="21"/>
              </w:rPr>
              <w:t>Pause-café</w:t>
            </w:r>
          </w:p>
        </w:tc>
        <w:tc>
          <w:tcPr>
            <w:tcW w:w="1840" w:type="dxa"/>
            <w:shd w:val="clear" w:color="auto" w:fill="EEECE1" w:themeFill="background2"/>
            <w:vAlign w:val="center"/>
          </w:tcPr>
          <w:p w14:paraId="6B53B4B3" w14:textId="6C0FBC16" w:rsidR="00370B93" w:rsidRPr="00424293" w:rsidRDefault="00C1144A" w:rsidP="008171F1">
            <w:pPr>
              <w:spacing w:before="20" w:after="2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EGPAF</w:t>
            </w:r>
          </w:p>
        </w:tc>
      </w:tr>
      <w:tr w:rsidR="00DD69DD" w:rsidRPr="00AD7451" w14:paraId="7F1A65A5" w14:textId="77777777" w:rsidTr="005D30CD">
        <w:trPr>
          <w:trHeight w:val="73"/>
          <w:jc w:val="center"/>
        </w:trPr>
        <w:tc>
          <w:tcPr>
            <w:tcW w:w="1711" w:type="dxa"/>
            <w:shd w:val="clear" w:color="auto" w:fill="auto"/>
            <w:vAlign w:val="center"/>
          </w:tcPr>
          <w:p w14:paraId="3B316A26" w14:textId="5D6BB8A9" w:rsidR="00DD69DD" w:rsidRPr="0075188E" w:rsidRDefault="00DD69DD" w:rsidP="00DD69DD">
            <w:pPr>
              <w:spacing w:before="20" w:after="2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11h00 – 11</w:t>
            </w:r>
            <w:r w:rsidRPr="00AD7451">
              <w:rPr>
                <w:rFonts w:ascii="Bahnschrift" w:hAnsi="Bahnschrift"/>
                <w:sz w:val="21"/>
                <w:szCs w:val="21"/>
              </w:rPr>
              <w:t>h</w:t>
            </w:r>
            <w:r>
              <w:rPr>
                <w:rFonts w:ascii="Bahnschrift" w:hAnsi="Bahnschrift"/>
                <w:sz w:val="21"/>
                <w:szCs w:val="21"/>
              </w:rPr>
              <w:t>30</w:t>
            </w:r>
          </w:p>
        </w:tc>
        <w:tc>
          <w:tcPr>
            <w:tcW w:w="6346" w:type="dxa"/>
            <w:shd w:val="clear" w:color="auto" w:fill="auto"/>
            <w:vAlign w:val="center"/>
          </w:tcPr>
          <w:p w14:paraId="3B927020" w14:textId="214ADAD7" w:rsidR="00DD69DD" w:rsidRPr="00AD7451" w:rsidRDefault="00D12DA9" w:rsidP="00D12DA9">
            <w:pPr>
              <w:spacing w:before="20" w:after="20"/>
              <w:rPr>
                <w:rFonts w:ascii="Bahnschrift" w:hAnsi="Bahnschrift"/>
                <w:i/>
                <w:color w:val="FF0000"/>
                <w:sz w:val="21"/>
                <w:szCs w:val="21"/>
              </w:rPr>
            </w:pPr>
            <w:r>
              <w:rPr>
                <w:rFonts w:ascii="Bahnschrift" w:hAnsi="Bahnschrift" w:cs="Arial"/>
                <w:sz w:val="21"/>
                <w:szCs w:val="21"/>
                <w:lang w:val="fr-CA"/>
              </w:rPr>
              <w:t>Présentation de la structure</w:t>
            </w:r>
            <w:r w:rsidR="00DD69DD" w:rsidRPr="00E03555">
              <w:rPr>
                <w:rFonts w:ascii="Bahnschrift" w:hAnsi="Bahnschrift" w:cs="Arial"/>
                <w:sz w:val="21"/>
                <w:szCs w:val="21"/>
                <w:lang w:val="fr-CA"/>
              </w:rPr>
              <w:t xml:space="preserve"> du </w:t>
            </w:r>
            <w:r>
              <w:rPr>
                <w:rFonts w:ascii="Bahnschrift" w:hAnsi="Bahnschrift" w:cs="Arial"/>
                <w:sz w:val="21"/>
                <w:szCs w:val="21"/>
                <w:lang w:val="fr-CA"/>
              </w:rPr>
              <w:t>guide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7BE4443A" w14:textId="03F0A1CF" w:rsidR="00DD69DD" w:rsidRPr="00424293" w:rsidRDefault="00DD69DD" w:rsidP="00DD69DD">
            <w:pPr>
              <w:spacing w:before="20" w:after="20"/>
              <w:jc w:val="both"/>
              <w:rPr>
                <w:rFonts w:ascii="Bahnschrift" w:hAnsi="Bahnschrift"/>
                <w:sz w:val="21"/>
                <w:szCs w:val="21"/>
              </w:rPr>
            </w:pPr>
            <w:r w:rsidRPr="00AD7451">
              <w:rPr>
                <w:rFonts w:ascii="Bahnschrift" w:hAnsi="Bahnschrift"/>
                <w:sz w:val="21"/>
                <w:szCs w:val="21"/>
              </w:rPr>
              <w:t>FACILITATEURS</w:t>
            </w:r>
          </w:p>
        </w:tc>
      </w:tr>
      <w:tr w:rsidR="00DD69DD" w:rsidRPr="00AD7451" w14:paraId="70E707BB" w14:textId="77777777" w:rsidTr="005D30CD">
        <w:trPr>
          <w:trHeight w:val="73"/>
          <w:jc w:val="center"/>
        </w:trPr>
        <w:tc>
          <w:tcPr>
            <w:tcW w:w="1711" w:type="dxa"/>
            <w:shd w:val="clear" w:color="auto" w:fill="auto"/>
            <w:vAlign w:val="center"/>
          </w:tcPr>
          <w:p w14:paraId="05158F14" w14:textId="3B19E9B8" w:rsidR="00DD69DD" w:rsidRPr="0075188E" w:rsidRDefault="00DD69DD" w:rsidP="00DD69DD">
            <w:pPr>
              <w:spacing w:before="20" w:after="2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 w:rsidRPr="00AD7451">
              <w:rPr>
                <w:rFonts w:ascii="Bahnschrift" w:hAnsi="Bahnschrift"/>
                <w:sz w:val="21"/>
                <w:szCs w:val="21"/>
              </w:rPr>
              <w:t>1</w:t>
            </w:r>
            <w:r>
              <w:rPr>
                <w:rFonts w:ascii="Bahnschrift" w:hAnsi="Bahnschrift"/>
                <w:sz w:val="21"/>
                <w:szCs w:val="21"/>
              </w:rPr>
              <w:t>1h30</w:t>
            </w:r>
            <w:r w:rsidRPr="00AD7451">
              <w:rPr>
                <w:rFonts w:ascii="Bahnschrift" w:hAnsi="Bahnschrift"/>
                <w:sz w:val="21"/>
                <w:szCs w:val="21"/>
              </w:rPr>
              <w:t xml:space="preserve"> – 1</w:t>
            </w:r>
            <w:r>
              <w:rPr>
                <w:rFonts w:ascii="Bahnschrift" w:hAnsi="Bahnschrift"/>
                <w:sz w:val="21"/>
                <w:szCs w:val="21"/>
              </w:rPr>
              <w:t>1</w:t>
            </w:r>
            <w:r w:rsidRPr="00AD7451">
              <w:rPr>
                <w:rFonts w:ascii="Bahnschrift" w:hAnsi="Bahnschrift"/>
                <w:sz w:val="21"/>
                <w:szCs w:val="21"/>
              </w:rPr>
              <w:t>h</w:t>
            </w:r>
            <w:r>
              <w:rPr>
                <w:rFonts w:ascii="Bahnschrift" w:hAnsi="Bahnschrift"/>
                <w:sz w:val="21"/>
                <w:szCs w:val="21"/>
              </w:rPr>
              <w:t>45</w:t>
            </w:r>
          </w:p>
        </w:tc>
        <w:tc>
          <w:tcPr>
            <w:tcW w:w="6346" w:type="dxa"/>
            <w:shd w:val="clear" w:color="auto" w:fill="auto"/>
            <w:vAlign w:val="center"/>
          </w:tcPr>
          <w:p w14:paraId="271E9376" w14:textId="3A111954" w:rsidR="00DD69DD" w:rsidRPr="0075188E" w:rsidRDefault="00DD69DD" w:rsidP="00DD69DD">
            <w:pPr>
              <w:rPr>
                <w:rFonts w:ascii="Bahnschrift" w:hAnsi="Bahnschrift" w:cs="Arial"/>
                <w:b/>
                <w:sz w:val="21"/>
                <w:szCs w:val="21"/>
                <w:lang w:val="fr-CA"/>
              </w:rPr>
            </w:pPr>
            <w:r w:rsidRPr="00E03555">
              <w:rPr>
                <w:rFonts w:ascii="Bahnschrift" w:hAnsi="Bahnschrift"/>
                <w:sz w:val="21"/>
                <w:szCs w:val="21"/>
              </w:rPr>
              <w:t xml:space="preserve">Présentation </w:t>
            </w:r>
            <w:del w:id="0" w:author="théo ntamack" w:date="2024-03-12T09:43:00Z">
              <w:r w:rsidRPr="00E03555" w:rsidDel="003B19A0">
                <w:rPr>
                  <w:rFonts w:ascii="Bahnschrift" w:hAnsi="Bahnschrift"/>
                  <w:sz w:val="21"/>
                  <w:szCs w:val="21"/>
                </w:rPr>
                <w:delText>de la méthodologies</w:delText>
              </w:r>
            </w:del>
            <w:ins w:id="1" w:author="théo ntamack" w:date="2024-03-12T09:43:00Z">
              <w:r w:rsidR="003B19A0" w:rsidRPr="00E03555">
                <w:rPr>
                  <w:rFonts w:ascii="Bahnschrift" w:hAnsi="Bahnschrift"/>
                  <w:sz w:val="21"/>
                  <w:szCs w:val="21"/>
                </w:rPr>
                <w:t>de la méthodologie</w:t>
              </w:r>
            </w:ins>
            <w:r w:rsidRPr="00E03555">
              <w:rPr>
                <w:rFonts w:ascii="Bahnschrift" w:hAnsi="Bahnschrift"/>
                <w:sz w:val="21"/>
                <w:szCs w:val="21"/>
              </w:rPr>
              <w:t xml:space="preserve"> et des groupes de travail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5B0BDB40" w14:textId="57ADA24A" w:rsidR="00DD69DD" w:rsidRPr="00424293" w:rsidRDefault="00DD69DD" w:rsidP="00DD69DD">
            <w:pPr>
              <w:spacing w:before="20" w:after="20"/>
              <w:jc w:val="both"/>
              <w:rPr>
                <w:rFonts w:ascii="Bahnschrift" w:hAnsi="Bahnschrift"/>
                <w:sz w:val="21"/>
                <w:szCs w:val="21"/>
              </w:rPr>
            </w:pPr>
            <w:r w:rsidRPr="00AD7451">
              <w:rPr>
                <w:rFonts w:ascii="Bahnschrift" w:hAnsi="Bahnschrift"/>
                <w:sz w:val="21"/>
                <w:szCs w:val="21"/>
              </w:rPr>
              <w:t>FACILITATEURS</w:t>
            </w:r>
          </w:p>
        </w:tc>
      </w:tr>
      <w:tr w:rsidR="00DD69DD" w:rsidRPr="00AD7451" w14:paraId="7A6E766F" w14:textId="77777777" w:rsidTr="005D30CD">
        <w:trPr>
          <w:trHeight w:val="350"/>
          <w:jc w:val="center"/>
        </w:trPr>
        <w:tc>
          <w:tcPr>
            <w:tcW w:w="1711" w:type="dxa"/>
            <w:shd w:val="clear" w:color="auto" w:fill="auto"/>
            <w:vAlign w:val="center"/>
          </w:tcPr>
          <w:p w14:paraId="5ECAEA80" w14:textId="7D941048" w:rsidR="00DD69DD" w:rsidRPr="0075188E" w:rsidRDefault="00DD69DD" w:rsidP="00D12DA9">
            <w:pPr>
              <w:spacing w:before="20" w:after="2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1</w:t>
            </w:r>
            <w:r w:rsidR="00D12DA9">
              <w:rPr>
                <w:rFonts w:ascii="Bahnschrift" w:hAnsi="Bahnschrift"/>
                <w:sz w:val="21"/>
                <w:szCs w:val="21"/>
              </w:rPr>
              <w:t>1h45</w:t>
            </w:r>
            <w:r>
              <w:rPr>
                <w:rFonts w:ascii="Bahnschrift" w:hAnsi="Bahnschrift"/>
                <w:sz w:val="21"/>
                <w:szCs w:val="21"/>
              </w:rPr>
              <w:t xml:space="preserve"> – 14h3</w:t>
            </w:r>
            <w:r w:rsidRPr="00AD7451">
              <w:rPr>
                <w:rFonts w:ascii="Bahnschrift" w:hAnsi="Bahnschrift"/>
                <w:sz w:val="21"/>
                <w:szCs w:val="21"/>
              </w:rPr>
              <w:t>0</w:t>
            </w:r>
          </w:p>
        </w:tc>
        <w:tc>
          <w:tcPr>
            <w:tcW w:w="6346" w:type="dxa"/>
            <w:shd w:val="clear" w:color="auto" w:fill="auto"/>
            <w:vAlign w:val="center"/>
          </w:tcPr>
          <w:p w14:paraId="29931521" w14:textId="3F8C4A5F" w:rsidR="00DD69DD" w:rsidRPr="00AD7451" w:rsidRDefault="00DD69DD" w:rsidP="00DD69DD">
            <w:pPr>
              <w:spacing w:before="40" w:after="40"/>
              <w:rPr>
                <w:rFonts w:ascii="Bahnschrift" w:hAnsi="Bahnschrift"/>
                <w:b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Travaux de groupe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0A9E6AA8" w14:textId="2E72DD55" w:rsidR="00DD69DD" w:rsidRPr="00424293" w:rsidRDefault="00DD69DD" w:rsidP="00DD69DD">
            <w:pPr>
              <w:spacing w:before="20" w:after="2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PARTICIPANTS</w:t>
            </w:r>
          </w:p>
        </w:tc>
      </w:tr>
      <w:tr w:rsidR="00424293" w:rsidRPr="00AD7451" w14:paraId="012E1368" w14:textId="77777777" w:rsidTr="005D30CD">
        <w:trPr>
          <w:trHeight w:val="73"/>
          <w:jc w:val="center"/>
        </w:trPr>
        <w:tc>
          <w:tcPr>
            <w:tcW w:w="1711" w:type="dxa"/>
            <w:shd w:val="clear" w:color="auto" w:fill="EEECE1" w:themeFill="background2"/>
            <w:vAlign w:val="center"/>
          </w:tcPr>
          <w:p w14:paraId="76F7C2E5" w14:textId="24C5FDE1" w:rsidR="00424293" w:rsidRPr="0075188E" w:rsidRDefault="00254F2B" w:rsidP="00424293">
            <w:pPr>
              <w:spacing w:before="20" w:after="2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>
              <w:rPr>
                <w:rFonts w:ascii="Bahnschrift" w:hAnsi="Bahnschrift"/>
                <w:i/>
                <w:iCs/>
                <w:sz w:val="21"/>
                <w:szCs w:val="21"/>
              </w:rPr>
              <w:t>14h30</w:t>
            </w:r>
            <w:r w:rsidR="00424293" w:rsidRPr="0075188E">
              <w:rPr>
                <w:rFonts w:ascii="Bahnschrift" w:hAnsi="Bahnschrift"/>
                <w:i/>
                <w:iCs/>
                <w:sz w:val="21"/>
                <w:szCs w:val="21"/>
              </w:rPr>
              <w:t xml:space="preserve"> – 15h00</w:t>
            </w:r>
          </w:p>
        </w:tc>
        <w:tc>
          <w:tcPr>
            <w:tcW w:w="6346" w:type="dxa"/>
            <w:shd w:val="clear" w:color="auto" w:fill="EEECE1" w:themeFill="background2"/>
            <w:vAlign w:val="center"/>
          </w:tcPr>
          <w:p w14:paraId="19FCCD1F" w14:textId="65C6CB5C" w:rsidR="00424293" w:rsidRPr="00AD7451" w:rsidRDefault="00424293" w:rsidP="00424293">
            <w:pPr>
              <w:spacing w:before="20" w:after="20"/>
              <w:rPr>
                <w:rFonts w:ascii="Bahnschrift" w:hAnsi="Bahnschrift"/>
                <w:i/>
                <w:sz w:val="21"/>
                <w:szCs w:val="21"/>
              </w:rPr>
            </w:pPr>
            <w:r w:rsidRPr="00AD7451">
              <w:rPr>
                <w:rFonts w:ascii="Bahnschrift" w:hAnsi="Bahnschrift"/>
                <w:i/>
                <w:sz w:val="21"/>
                <w:szCs w:val="21"/>
              </w:rPr>
              <w:t>Pause Déjeuner</w:t>
            </w:r>
          </w:p>
        </w:tc>
        <w:tc>
          <w:tcPr>
            <w:tcW w:w="1840" w:type="dxa"/>
            <w:shd w:val="clear" w:color="auto" w:fill="EEECE1" w:themeFill="background2"/>
            <w:vAlign w:val="center"/>
          </w:tcPr>
          <w:p w14:paraId="1255D08B" w14:textId="15B6649B" w:rsidR="00424293" w:rsidRPr="00424293" w:rsidRDefault="00C1144A" w:rsidP="00424293">
            <w:pPr>
              <w:spacing w:before="20" w:after="2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EGPAF</w:t>
            </w:r>
          </w:p>
        </w:tc>
      </w:tr>
      <w:tr w:rsidR="00424293" w:rsidRPr="00AD7451" w14:paraId="7A985A80" w14:textId="77777777" w:rsidTr="008171F1">
        <w:trPr>
          <w:trHeight w:val="73"/>
          <w:jc w:val="center"/>
        </w:trPr>
        <w:tc>
          <w:tcPr>
            <w:tcW w:w="1711" w:type="dxa"/>
            <w:shd w:val="clear" w:color="auto" w:fill="auto"/>
            <w:vAlign w:val="center"/>
          </w:tcPr>
          <w:p w14:paraId="5FAB2504" w14:textId="1B922DDF" w:rsidR="00424293" w:rsidRPr="0075188E" w:rsidRDefault="00254F2B" w:rsidP="00424293">
            <w:pPr>
              <w:spacing w:before="20" w:after="2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>
              <w:rPr>
                <w:rFonts w:ascii="Bahnschrift" w:hAnsi="Bahnschrift"/>
                <w:i/>
                <w:iCs/>
                <w:sz w:val="21"/>
                <w:szCs w:val="21"/>
              </w:rPr>
              <w:t>15h00 – 16h45</w:t>
            </w:r>
          </w:p>
        </w:tc>
        <w:tc>
          <w:tcPr>
            <w:tcW w:w="6346" w:type="dxa"/>
            <w:shd w:val="clear" w:color="auto" w:fill="FFFFFF" w:themeFill="background1"/>
            <w:vAlign w:val="center"/>
          </w:tcPr>
          <w:p w14:paraId="03DA2A90" w14:textId="05BD6782" w:rsidR="00424293" w:rsidRPr="000B399B" w:rsidRDefault="00254F2B" w:rsidP="00424293">
            <w:pPr>
              <w:rPr>
                <w:rFonts w:ascii="Bahnschrift" w:hAnsi="Bahnschrift" w:cs="Arial"/>
                <w:b/>
                <w:bCs/>
                <w:sz w:val="21"/>
                <w:szCs w:val="21"/>
                <w:rPrChange w:id="2" w:author="Dilane Maidey" w:date="2024-03-08T14:25:00Z">
                  <w:rPr>
                    <w:rFonts w:ascii="Bahnschrift" w:hAnsi="Bahnschrift" w:cs="Arial"/>
                    <w:b/>
                    <w:bCs/>
                    <w:sz w:val="21"/>
                    <w:szCs w:val="21"/>
                    <w:lang w:val="fr-CA"/>
                  </w:rPr>
                </w:rPrChange>
              </w:rPr>
            </w:pPr>
            <w:del w:id="3" w:author="Dilane Maidey" w:date="2024-03-08T14:25:00Z">
              <w:r w:rsidDel="000B399B">
                <w:rPr>
                  <w:rFonts w:ascii="Bahnschrift" w:hAnsi="Bahnschrift"/>
                  <w:sz w:val="21"/>
                  <w:szCs w:val="21"/>
                </w:rPr>
                <w:delText>Travaux de groupe</w:delText>
              </w:r>
            </w:del>
            <w:ins w:id="4" w:author="Dilane Maidey" w:date="2024-03-08T14:25:00Z">
              <w:r w:rsidR="000B399B">
                <w:rPr>
                  <w:rFonts w:ascii="Bahnschrift" w:hAnsi="Bahnschrift"/>
                  <w:sz w:val="21"/>
                  <w:szCs w:val="21"/>
                </w:rPr>
                <w:t>Restitution des tr</w:t>
              </w:r>
              <w:r w:rsidR="000B399B" w:rsidRPr="000B399B">
                <w:rPr>
                  <w:rFonts w:ascii="Bahnschrift" w:hAnsi="Bahnschrift"/>
                  <w:sz w:val="21"/>
                  <w:szCs w:val="21"/>
                  <w:rPrChange w:id="5" w:author="Dilane Maidey" w:date="2024-03-08T14:25:00Z">
                    <w:rPr>
                      <w:rFonts w:ascii="Bahnschrift" w:hAnsi="Bahnschrift"/>
                      <w:sz w:val="21"/>
                      <w:szCs w:val="21"/>
                      <w:lang w:val="en-US"/>
                    </w:rPr>
                  </w:rPrChange>
                </w:rPr>
                <w:t>avaux de g</w:t>
              </w:r>
              <w:r w:rsidR="000B399B">
                <w:rPr>
                  <w:rFonts w:ascii="Bahnschrift" w:hAnsi="Bahnschrift"/>
                  <w:sz w:val="21"/>
                  <w:szCs w:val="21"/>
                </w:rPr>
                <w:t>roupe</w:t>
              </w:r>
            </w:ins>
          </w:p>
        </w:tc>
        <w:tc>
          <w:tcPr>
            <w:tcW w:w="1840" w:type="dxa"/>
            <w:shd w:val="clear" w:color="auto" w:fill="FFFFFF" w:themeFill="background1"/>
            <w:vAlign w:val="center"/>
          </w:tcPr>
          <w:p w14:paraId="639F8AAF" w14:textId="7BE9327B" w:rsidR="00424293" w:rsidRPr="00424293" w:rsidRDefault="00254F2B" w:rsidP="00424293">
            <w:pPr>
              <w:spacing w:before="20" w:after="2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PARTICIPANTS</w:t>
            </w:r>
          </w:p>
        </w:tc>
      </w:tr>
      <w:tr w:rsidR="00254F2B" w:rsidRPr="00AD7451" w14:paraId="015DB11A" w14:textId="77777777" w:rsidTr="005D30CD">
        <w:trPr>
          <w:trHeight w:val="365"/>
          <w:jc w:val="center"/>
        </w:trPr>
        <w:tc>
          <w:tcPr>
            <w:tcW w:w="1711" w:type="dxa"/>
            <w:shd w:val="clear" w:color="auto" w:fill="auto"/>
            <w:vAlign w:val="center"/>
          </w:tcPr>
          <w:p w14:paraId="0BE8C36D" w14:textId="56C33EF0" w:rsidR="00254F2B" w:rsidRPr="0075188E" w:rsidRDefault="00254F2B" w:rsidP="00254F2B">
            <w:pPr>
              <w:spacing w:before="20" w:after="2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>
              <w:rPr>
                <w:rFonts w:ascii="Bahnschrift" w:hAnsi="Bahnschrift"/>
                <w:i/>
                <w:iCs/>
                <w:sz w:val="21"/>
                <w:szCs w:val="21"/>
              </w:rPr>
              <w:t>16h45 – 17h0</w:t>
            </w:r>
            <w:r w:rsidRPr="0075188E">
              <w:rPr>
                <w:rFonts w:ascii="Bahnschrift" w:hAnsi="Bahnschrift"/>
                <w:i/>
                <w:iCs/>
                <w:sz w:val="21"/>
                <w:szCs w:val="21"/>
              </w:rPr>
              <w:t>0</w:t>
            </w:r>
          </w:p>
        </w:tc>
        <w:tc>
          <w:tcPr>
            <w:tcW w:w="6346" w:type="dxa"/>
            <w:shd w:val="clear" w:color="auto" w:fill="auto"/>
            <w:vAlign w:val="center"/>
          </w:tcPr>
          <w:p w14:paraId="128A44BB" w14:textId="77777777" w:rsidR="00254F2B" w:rsidRPr="00C8223A" w:rsidRDefault="00254F2B" w:rsidP="00254F2B">
            <w:pPr>
              <w:rPr>
                <w:rFonts w:ascii="Bahnschrift" w:hAnsi="Bahnschrift"/>
                <w:b/>
                <w:bCs/>
                <w:sz w:val="21"/>
                <w:szCs w:val="21"/>
              </w:rPr>
            </w:pPr>
            <w:r w:rsidRPr="00C8223A">
              <w:rPr>
                <w:rFonts w:ascii="Bahnschrift" w:hAnsi="Bahnschrift"/>
                <w:b/>
                <w:bCs/>
                <w:sz w:val="21"/>
                <w:szCs w:val="21"/>
              </w:rPr>
              <w:t xml:space="preserve">Synthèse des recommandations </w:t>
            </w:r>
          </w:p>
          <w:p w14:paraId="7B9DE4F1" w14:textId="217E67CC" w:rsidR="00254F2B" w:rsidRPr="00DE00B6" w:rsidRDefault="00254F2B" w:rsidP="00254F2B">
            <w:pPr>
              <w:spacing w:before="20" w:after="20"/>
              <w:rPr>
                <w:rFonts w:ascii="Bahnschrift" w:hAnsi="Bahnschrift"/>
                <w:i/>
                <w:iCs/>
                <w:sz w:val="21"/>
                <w:szCs w:val="21"/>
              </w:rPr>
            </w:pPr>
            <w:r w:rsidRPr="00DE00B6">
              <w:rPr>
                <w:rFonts w:ascii="Bahnschrift" w:hAnsi="Bahnschrift"/>
                <w:i/>
                <w:iCs/>
                <w:sz w:val="21"/>
                <w:szCs w:val="21"/>
              </w:rPr>
              <w:t>Fin de la première journée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37DB9CAC" w14:textId="016C8FE7" w:rsidR="00254F2B" w:rsidRDefault="0065479E" w:rsidP="00254F2B">
            <w:pPr>
              <w:spacing w:before="20" w:after="2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M</w:t>
            </w:r>
            <w:r w:rsidRPr="00AD7451">
              <w:rPr>
                <w:rFonts w:ascii="Bahnschrift" w:hAnsi="Bahnschrift"/>
                <w:sz w:val="21"/>
                <w:szCs w:val="21"/>
              </w:rPr>
              <w:t>ODERATEUR</w:t>
            </w:r>
          </w:p>
          <w:p w14:paraId="004565C4" w14:textId="63F25D66" w:rsidR="00254F2B" w:rsidRPr="00424293" w:rsidRDefault="0065479E" w:rsidP="00254F2B">
            <w:pPr>
              <w:spacing w:before="20" w:after="2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R</w:t>
            </w:r>
            <w:r w:rsidRPr="00AD7451">
              <w:rPr>
                <w:rFonts w:ascii="Bahnschrift" w:hAnsi="Bahnschrift"/>
                <w:sz w:val="21"/>
                <w:szCs w:val="21"/>
              </w:rPr>
              <w:t>APPORTEURS</w:t>
            </w:r>
          </w:p>
        </w:tc>
      </w:tr>
    </w:tbl>
    <w:p w14:paraId="2ED468E6" w14:textId="2D63E3D0" w:rsidR="000713EC" w:rsidRPr="00AD7451" w:rsidRDefault="000713EC" w:rsidP="00370B93">
      <w:pPr>
        <w:jc w:val="center"/>
        <w:rPr>
          <w:sz w:val="22"/>
          <w:szCs w:val="22"/>
        </w:rPr>
      </w:pPr>
    </w:p>
    <w:p w14:paraId="2289C49C" w14:textId="77777777" w:rsidR="00171AA0" w:rsidRPr="00AD7451" w:rsidRDefault="00171AA0" w:rsidP="00171AA0">
      <w:pPr>
        <w:rPr>
          <w:sz w:val="22"/>
          <w:szCs w:val="22"/>
        </w:rPr>
      </w:pP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6239"/>
        <w:gridCol w:w="1985"/>
      </w:tblGrid>
      <w:tr w:rsidR="00A63128" w:rsidRPr="00AD7451" w14:paraId="1EB6CAC2" w14:textId="77777777" w:rsidTr="00424293">
        <w:trPr>
          <w:trHeight w:val="331"/>
          <w:jc w:val="center"/>
        </w:trPr>
        <w:tc>
          <w:tcPr>
            <w:tcW w:w="1694" w:type="dxa"/>
            <w:shd w:val="clear" w:color="auto" w:fill="auto"/>
            <w:vAlign w:val="center"/>
          </w:tcPr>
          <w:p w14:paraId="67F1F74C" w14:textId="668D46D3" w:rsidR="00A63128" w:rsidRPr="00AD7451" w:rsidRDefault="00A63128" w:rsidP="00A63128">
            <w:pPr>
              <w:jc w:val="center"/>
              <w:rPr>
                <w:rFonts w:ascii="Bahnschrift" w:hAnsi="Bahnschrift"/>
                <w:b/>
                <w:sz w:val="22"/>
                <w:szCs w:val="22"/>
              </w:rPr>
            </w:pPr>
            <w:bookmarkStart w:id="6" w:name="_Hlk115335462"/>
            <w:r w:rsidRPr="00AD7451">
              <w:rPr>
                <w:rFonts w:ascii="Bahnschrift" w:hAnsi="Bahnschrift"/>
                <w:b/>
                <w:sz w:val="22"/>
                <w:szCs w:val="22"/>
              </w:rPr>
              <w:t xml:space="preserve">Jour </w:t>
            </w:r>
            <w:r w:rsidR="004F52A5" w:rsidRPr="00AD7451">
              <w:rPr>
                <w:rFonts w:ascii="Bahnschrift" w:hAnsi="Bahnschrift"/>
                <w:b/>
                <w:sz w:val="22"/>
                <w:szCs w:val="22"/>
              </w:rPr>
              <w:t>2</w:t>
            </w:r>
          </w:p>
        </w:tc>
        <w:tc>
          <w:tcPr>
            <w:tcW w:w="6239" w:type="dxa"/>
            <w:shd w:val="clear" w:color="auto" w:fill="auto"/>
            <w:vAlign w:val="center"/>
          </w:tcPr>
          <w:p w14:paraId="32A99632" w14:textId="77777777" w:rsidR="00A63128" w:rsidRDefault="00A63128" w:rsidP="00A63128">
            <w:pPr>
              <w:rPr>
                <w:rFonts w:ascii="Bahnschrift" w:hAnsi="Bahnschrift"/>
                <w:b/>
                <w:sz w:val="22"/>
                <w:szCs w:val="22"/>
              </w:rPr>
            </w:pPr>
            <w:r w:rsidRPr="00AD7451">
              <w:rPr>
                <w:rFonts w:ascii="Bahnschrift" w:hAnsi="Bahnschrift"/>
                <w:b/>
                <w:sz w:val="22"/>
                <w:szCs w:val="22"/>
              </w:rPr>
              <w:t xml:space="preserve">Modérateur : </w:t>
            </w:r>
          </w:p>
          <w:p w14:paraId="48A90C9B" w14:textId="1920057C" w:rsidR="005902F4" w:rsidRPr="00AD7451" w:rsidRDefault="005902F4" w:rsidP="00A63128">
            <w:pPr>
              <w:rPr>
                <w:rFonts w:ascii="Bahnschrift" w:hAnsi="Bahnschrift"/>
                <w:b/>
                <w:sz w:val="22"/>
                <w:szCs w:val="22"/>
              </w:rPr>
            </w:pPr>
            <w:r>
              <w:rPr>
                <w:rFonts w:ascii="Bahnschrift" w:hAnsi="Bahnschrift"/>
                <w:b/>
                <w:sz w:val="22"/>
                <w:szCs w:val="22"/>
              </w:rPr>
              <w:t xml:space="preserve">Rapporteurs : 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85562AA" w14:textId="77777777" w:rsidR="00A63128" w:rsidRPr="00AD7451" w:rsidRDefault="00A63128" w:rsidP="00A63128">
            <w:pPr>
              <w:jc w:val="center"/>
              <w:rPr>
                <w:rFonts w:ascii="Bahnschrift" w:hAnsi="Bahnschrift"/>
                <w:b/>
                <w:sz w:val="22"/>
                <w:szCs w:val="22"/>
              </w:rPr>
            </w:pPr>
          </w:p>
        </w:tc>
      </w:tr>
      <w:tr w:rsidR="00A63128" w:rsidRPr="00AD7451" w14:paraId="1ABDA51A" w14:textId="77777777" w:rsidTr="00424293">
        <w:trPr>
          <w:trHeight w:val="70"/>
          <w:jc w:val="center"/>
        </w:trPr>
        <w:tc>
          <w:tcPr>
            <w:tcW w:w="1694" w:type="dxa"/>
            <w:shd w:val="clear" w:color="auto" w:fill="EEECE1" w:themeFill="background2"/>
            <w:vAlign w:val="center"/>
          </w:tcPr>
          <w:p w14:paraId="658D3463" w14:textId="77777777" w:rsidR="00A63128" w:rsidRPr="00AD7451" w:rsidRDefault="00A63128" w:rsidP="00A63128">
            <w:pPr>
              <w:jc w:val="center"/>
              <w:rPr>
                <w:rFonts w:ascii="Bahnschrift" w:hAnsi="Bahnschrift"/>
                <w:b/>
                <w:sz w:val="22"/>
                <w:szCs w:val="22"/>
              </w:rPr>
            </w:pPr>
            <w:r w:rsidRPr="00AD7451">
              <w:rPr>
                <w:rFonts w:ascii="Bahnschrift" w:hAnsi="Bahnschrift"/>
                <w:b/>
                <w:sz w:val="22"/>
                <w:szCs w:val="22"/>
              </w:rPr>
              <w:t xml:space="preserve">Heure </w:t>
            </w:r>
          </w:p>
        </w:tc>
        <w:tc>
          <w:tcPr>
            <w:tcW w:w="6239" w:type="dxa"/>
            <w:shd w:val="clear" w:color="auto" w:fill="EEECE1" w:themeFill="background2"/>
            <w:vAlign w:val="center"/>
          </w:tcPr>
          <w:p w14:paraId="751FB7D7" w14:textId="77777777" w:rsidR="00A63128" w:rsidRPr="00AD7451" w:rsidRDefault="00A63128" w:rsidP="00A63128">
            <w:pPr>
              <w:jc w:val="center"/>
              <w:rPr>
                <w:rFonts w:ascii="Bahnschrift" w:hAnsi="Bahnschrift"/>
                <w:b/>
                <w:sz w:val="22"/>
                <w:szCs w:val="22"/>
              </w:rPr>
            </w:pPr>
            <w:r w:rsidRPr="00AD7451">
              <w:rPr>
                <w:rFonts w:ascii="Bahnschrift" w:hAnsi="Bahnschrift"/>
                <w:b/>
                <w:sz w:val="22"/>
                <w:szCs w:val="22"/>
              </w:rPr>
              <w:t>Activité</w:t>
            </w:r>
          </w:p>
        </w:tc>
        <w:tc>
          <w:tcPr>
            <w:tcW w:w="1985" w:type="dxa"/>
            <w:shd w:val="clear" w:color="auto" w:fill="EEECE1" w:themeFill="background2"/>
            <w:vAlign w:val="center"/>
          </w:tcPr>
          <w:p w14:paraId="5CDCB94D" w14:textId="77777777" w:rsidR="00A63128" w:rsidRPr="00AD7451" w:rsidRDefault="00A63128" w:rsidP="00A63128">
            <w:pPr>
              <w:jc w:val="center"/>
              <w:rPr>
                <w:rFonts w:ascii="Bahnschrift" w:hAnsi="Bahnschrift"/>
                <w:b/>
                <w:sz w:val="22"/>
                <w:szCs w:val="22"/>
              </w:rPr>
            </w:pPr>
            <w:r w:rsidRPr="00AD7451">
              <w:rPr>
                <w:rFonts w:ascii="Bahnschrift" w:hAnsi="Bahnschrift"/>
                <w:b/>
                <w:sz w:val="22"/>
                <w:szCs w:val="22"/>
              </w:rPr>
              <w:t>Responsables</w:t>
            </w:r>
          </w:p>
        </w:tc>
      </w:tr>
      <w:tr w:rsidR="00A63128" w:rsidRPr="00AD7451" w14:paraId="7EA698E5" w14:textId="77777777" w:rsidTr="00424293">
        <w:trPr>
          <w:trHeight w:val="331"/>
          <w:jc w:val="center"/>
        </w:trPr>
        <w:tc>
          <w:tcPr>
            <w:tcW w:w="1694" w:type="dxa"/>
            <w:shd w:val="clear" w:color="auto" w:fill="auto"/>
            <w:vAlign w:val="center"/>
          </w:tcPr>
          <w:p w14:paraId="7873A006" w14:textId="77777777" w:rsidR="00A63128" w:rsidRPr="0075188E" w:rsidRDefault="00A63128" w:rsidP="00A63128">
            <w:pPr>
              <w:spacing w:before="40" w:after="4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 w:rsidRPr="0075188E">
              <w:rPr>
                <w:rFonts w:ascii="Bahnschrift" w:hAnsi="Bahnschrift"/>
                <w:i/>
                <w:iCs/>
                <w:sz w:val="21"/>
                <w:szCs w:val="21"/>
              </w:rPr>
              <w:t>08h30 – 09h00</w:t>
            </w:r>
          </w:p>
        </w:tc>
        <w:tc>
          <w:tcPr>
            <w:tcW w:w="6239" w:type="dxa"/>
            <w:shd w:val="clear" w:color="auto" w:fill="auto"/>
            <w:vAlign w:val="center"/>
          </w:tcPr>
          <w:p w14:paraId="06CEEE42" w14:textId="026E62C7" w:rsidR="00A63128" w:rsidRPr="00DE00B6" w:rsidRDefault="00A63128" w:rsidP="00A63128">
            <w:pPr>
              <w:spacing w:before="40" w:after="40"/>
              <w:rPr>
                <w:rFonts w:ascii="Bahnschrift" w:hAnsi="Bahnschrift"/>
                <w:b/>
                <w:bCs/>
                <w:sz w:val="21"/>
                <w:szCs w:val="21"/>
              </w:rPr>
            </w:pPr>
            <w:r w:rsidRPr="00DE00B6">
              <w:rPr>
                <w:rFonts w:ascii="Bahnschrift" w:hAnsi="Bahnschrift"/>
                <w:b/>
                <w:bCs/>
                <w:sz w:val="21"/>
                <w:szCs w:val="21"/>
              </w:rPr>
              <w:t xml:space="preserve">Lecture du rapport de la </w:t>
            </w:r>
            <w:r w:rsidR="004F52A5" w:rsidRPr="00DE00B6">
              <w:rPr>
                <w:rFonts w:ascii="Bahnschrift" w:hAnsi="Bahnschrift"/>
                <w:b/>
                <w:bCs/>
                <w:sz w:val="21"/>
                <w:szCs w:val="21"/>
              </w:rPr>
              <w:t>prem</w:t>
            </w:r>
            <w:r w:rsidRPr="00DE00B6">
              <w:rPr>
                <w:rFonts w:ascii="Bahnschrift" w:hAnsi="Bahnschrift"/>
                <w:b/>
                <w:bCs/>
                <w:sz w:val="21"/>
                <w:szCs w:val="21"/>
              </w:rPr>
              <w:t>iè</w:t>
            </w:r>
            <w:r w:rsidR="004F52A5" w:rsidRPr="00DE00B6">
              <w:rPr>
                <w:rFonts w:ascii="Bahnschrift" w:hAnsi="Bahnschrift"/>
                <w:b/>
                <w:bCs/>
                <w:sz w:val="21"/>
                <w:szCs w:val="21"/>
              </w:rPr>
              <w:t>r</w:t>
            </w:r>
            <w:r w:rsidRPr="00DE00B6">
              <w:rPr>
                <w:rFonts w:ascii="Bahnschrift" w:hAnsi="Bahnschrift"/>
                <w:b/>
                <w:bCs/>
                <w:sz w:val="21"/>
                <w:szCs w:val="21"/>
              </w:rPr>
              <w:t>e journée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B9718FE" w14:textId="7A12F070" w:rsidR="00A63128" w:rsidRPr="00AD7451" w:rsidRDefault="00C1144A" w:rsidP="00A63128">
            <w:pPr>
              <w:spacing w:before="40" w:after="4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R</w:t>
            </w:r>
            <w:r w:rsidRPr="00AD7451">
              <w:rPr>
                <w:rFonts w:ascii="Bahnschrift" w:hAnsi="Bahnschrift"/>
                <w:sz w:val="21"/>
                <w:szCs w:val="21"/>
              </w:rPr>
              <w:t>APPORTEURS</w:t>
            </w:r>
            <w:r w:rsidR="00424293" w:rsidRPr="00AD7451">
              <w:rPr>
                <w:rFonts w:ascii="Bahnschrift" w:hAnsi="Bahnschrift"/>
                <w:sz w:val="21"/>
                <w:szCs w:val="21"/>
              </w:rPr>
              <w:t xml:space="preserve"> j1</w:t>
            </w:r>
          </w:p>
        </w:tc>
      </w:tr>
      <w:bookmarkEnd w:id="6"/>
      <w:tr w:rsidR="00416EB1" w:rsidRPr="00AD7451" w14:paraId="4DDED42F" w14:textId="77777777" w:rsidTr="00424293">
        <w:trPr>
          <w:trHeight w:val="331"/>
          <w:jc w:val="center"/>
        </w:trPr>
        <w:tc>
          <w:tcPr>
            <w:tcW w:w="1694" w:type="dxa"/>
            <w:shd w:val="clear" w:color="auto" w:fill="auto"/>
            <w:vAlign w:val="center"/>
          </w:tcPr>
          <w:p w14:paraId="1F739751" w14:textId="32288A1E" w:rsidR="00416EB1" w:rsidRPr="0075188E" w:rsidRDefault="00416EB1" w:rsidP="00416EB1">
            <w:pPr>
              <w:spacing w:before="40" w:after="4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 w:rsidRPr="0075188E">
              <w:rPr>
                <w:rFonts w:ascii="Bahnschrift" w:hAnsi="Bahnschrift"/>
                <w:i/>
                <w:iCs/>
                <w:sz w:val="21"/>
                <w:szCs w:val="21"/>
              </w:rPr>
              <w:t>09h00 – 10h00</w:t>
            </w:r>
          </w:p>
        </w:tc>
        <w:tc>
          <w:tcPr>
            <w:tcW w:w="6239" w:type="dxa"/>
            <w:shd w:val="clear" w:color="auto" w:fill="auto"/>
            <w:vAlign w:val="center"/>
          </w:tcPr>
          <w:p w14:paraId="3080B8CC" w14:textId="2B4C6964" w:rsidR="00416EB1" w:rsidRPr="00AD7451" w:rsidRDefault="00BD546F" w:rsidP="00416EB1">
            <w:pPr>
              <w:spacing w:before="40" w:after="4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Travaux de groupe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53E30B1" w14:textId="3F4D483F" w:rsidR="00416EB1" w:rsidRPr="00AD7451" w:rsidRDefault="00C1144A" w:rsidP="00416EB1">
            <w:pPr>
              <w:spacing w:before="40" w:after="4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PARTICIPANTS</w:t>
            </w:r>
          </w:p>
        </w:tc>
      </w:tr>
      <w:tr w:rsidR="00416EB1" w:rsidRPr="00AD7451" w14:paraId="49CE0691" w14:textId="77777777" w:rsidTr="00424293">
        <w:trPr>
          <w:trHeight w:val="331"/>
          <w:jc w:val="center"/>
        </w:trPr>
        <w:tc>
          <w:tcPr>
            <w:tcW w:w="1694" w:type="dxa"/>
            <w:shd w:val="clear" w:color="auto" w:fill="EEECE1" w:themeFill="background2"/>
            <w:vAlign w:val="center"/>
          </w:tcPr>
          <w:p w14:paraId="2E298AC7" w14:textId="1CE71F4C" w:rsidR="00416EB1" w:rsidRPr="0075188E" w:rsidRDefault="00416EB1" w:rsidP="00416EB1">
            <w:pPr>
              <w:spacing w:before="40" w:after="4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 w:rsidRPr="0075188E">
              <w:rPr>
                <w:rFonts w:ascii="Bahnschrift" w:hAnsi="Bahnschrift"/>
                <w:i/>
                <w:iCs/>
                <w:sz w:val="21"/>
                <w:szCs w:val="21"/>
              </w:rPr>
              <w:t>10h00 – 10h30</w:t>
            </w:r>
          </w:p>
        </w:tc>
        <w:tc>
          <w:tcPr>
            <w:tcW w:w="6239" w:type="dxa"/>
            <w:shd w:val="clear" w:color="auto" w:fill="EEECE1" w:themeFill="background2"/>
            <w:vAlign w:val="center"/>
          </w:tcPr>
          <w:p w14:paraId="0ABDC957" w14:textId="77777777" w:rsidR="00416EB1" w:rsidRPr="00AD7451" w:rsidRDefault="00416EB1" w:rsidP="00416EB1">
            <w:pPr>
              <w:spacing w:before="40" w:after="40"/>
              <w:rPr>
                <w:rFonts w:ascii="Bahnschrift" w:hAnsi="Bahnschrift"/>
                <w:i/>
                <w:sz w:val="21"/>
                <w:szCs w:val="21"/>
              </w:rPr>
            </w:pPr>
            <w:r w:rsidRPr="00AD7451">
              <w:rPr>
                <w:rFonts w:ascii="Bahnschrift" w:hAnsi="Bahnschrift"/>
                <w:i/>
                <w:sz w:val="21"/>
                <w:szCs w:val="21"/>
              </w:rPr>
              <w:t>Pause-café</w:t>
            </w:r>
          </w:p>
        </w:tc>
        <w:tc>
          <w:tcPr>
            <w:tcW w:w="1985" w:type="dxa"/>
            <w:shd w:val="clear" w:color="auto" w:fill="EEECE1" w:themeFill="background2"/>
            <w:vAlign w:val="center"/>
          </w:tcPr>
          <w:p w14:paraId="2DE1C84D" w14:textId="1E2C19A6" w:rsidR="00416EB1" w:rsidRPr="00C1144A" w:rsidRDefault="00C1144A" w:rsidP="00416EB1">
            <w:pPr>
              <w:spacing w:before="40" w:after="4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EGPAF</w:t>
            </w:r>
          </w:p>
        </w:tc>
      </w:tr>
      <w:tr w:rsidR="00416EB1" w:rsidRPr="00AD7451" w14:paraId="438D8090" w14:textId="77777777" w:rsidTr="00424293">
        <w:trPr>
          <w:trHeight w:val="331"/>
          <w:jc w:val="center"/>
        </w:trPr>
        <w:tc>
          <w:tcPr>
            <w:tcW w:w="1694" w:type="dxa"/>
            <w:shd w:val="clear" w:color="auto" w:fill="auto"/>
            <w:vAlign w:val="center"/>
          </w:tcPr>
          <w:p w14:paraId="5844741D" w14:textId="5CA84723" w:rsidR="00416EB1" w:rsidRPr="0075188E" w:rsidRDefault="00BD546F" w:rsidP="00D12DA9">
            <w:pPr>
              <w:spacing w:before="40" w:after="4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>
              <w:rPr>
                <w:rFonts w:ascii="Bahnschrift" w:hAnsi="Bahnschrift"/>
                <w:i/>
                <w:iCs/>
                <w:sz w:val="21"/>
                <w:szCs w:val="21"/>
              </w:rPr>
              <w:t>10h30 – 1</w:t>
            </w:r>
            <w:ins w:id="7" w:author="Dilane Maidey" w:date="2024-03-08T14:25:00Z">
              <w:r w:rsidR="0064515B">
                <w:rPr>
                  <w:rFonts w:ascii="Bahnschrift" w:hAnsi="Bahnschrift"/>
                  <w:i/>
                  <w:iCs/>
                  <w:sz w:val="21"/>
                  <w:szCs w:val="21"/>
                </w:rPr>
                <w:t>3</w:t>
              </w:r>
            </w:ins>
            <w:del w:id="8" w:author="Dilane Maidey" w:date="2024-03-08T14:25:00Z">
              <w:r w:rsidR="00D12DA9" w:rsidDel="0064515B">
                <w:rPr>
                  <w:rFonts w:ascii="Bahnschrift" w:hAnsi="Bahnschrift"/>
                  <w:i/>
                  <w:iCs/>
                  <w:sz w:val="21"/>
                  <w:szCs w:val="21"/>
                </w:rPr>
                <w:delText>2</w:delText>
              </w:r>
            </w:del>
            <w:r w:rsidR="00416EB1" w:rsidRPr="0075188E">
              <w:rPr>
                <w:rFonts w:ascii="Bahnschrift" w:hAnsi="Bahnschrift"/>
                <w:i/>
                <w:iCs/>
                <w:sz w:val="21"/>
                <w:szCs w:val="21"/>
              </w:rPr>
              <w:t>h</w:t>
            </w:r>
            <w:ins w:id="9" w:author="Dilane Maidey" w:date="2024-03-08T14:25:00Z">
              <w:r w:rsidR="0064515B">
                <w:rPr>
                  <w:rFonts w:ascii="Bahnschrift" w:hAnsi="Bahnschrift"/>
                  <w:i/>
                  <w:iCs/>
                  <w:sz w:val="21"/>
                  <w:szCs w:val="21"/>
                </w:rPr>
                <w:t>3</w:t>
              </w:r>
            </w:ins>
            <w:del w:id="10" w:author="Dilane Maidey" w:date="2024-03-08T14:25:00Z">
              <w:r w:rsidDel="0064515B">
                <w:rPr>
                  <w:rFonts w:ascii="Bahnschrift" w:hAnsi="Bahnschrift"/>
                  <w:i/>
                  <w:iCs/>
                  <w:sz w:val="21"/>
                  <w:szCs w:val="21"/>
                </w:rPr>
                <w:delText>0</w:delText>
              </w:r>
            </w:del>
            <w:r w:rsidR="00416EB1" w:rsidRPr="0075188E">
              <w:rPr>
                <w:rFonts w:ascii="Bahnschrift" w:hAnsi="Bahnschrift"/>
                <w:i/>
                <w:iCs/>
                <w:sz w:val="21"/>
                <w:szCs w:val="21"/>
              </w:rPr>
              <w:t>0</w:t>
            </w:r>
          </w:p>
        </w:tc>
        <w:tc>
          <w:tcPr>
            <w:tcW w:w="6239" w:type="dxa"/>
            <w:shd w:val="clear" w:color="auto" w:fill="auto"/>
            <w:vAlign w:val="center"/>
          </w:tcPr>
          <w:p w14:paraId="62546518" w14:textId="791AA3D8" w:rsidR="00416EB1" w:rsidRPr="00DE00B6" w:rsidRDefault="00D12DA9" w:rsidP="00416EB1">
            <w:pPr>
              <w:spacing w:before="40" w:after="40"/>
              <w:rPr>
                <w:rFonts w:ascii="Bahnschrift" w:hAnsi="Bahnschrift"/>
                <w:b/>
                <w:bCs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Travaux de groupe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AB742E0" w14:textId="3C522CE3" w:rsidR="00416EB1" w:rsidRPr="00AD7451" w:rsidRDefault="00C1144A" w:rsidP="00416EB1">
            <w:pPr>
              <w:spacing w:before="40" w:after="4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PARTICIPANTS</w:t>
            </w:r>
          </w:p>
        </w:tc>
      </w:tr>
      <w:tr w:rsidR="00D12DA9" w:rsidRPr="00AD7451" w:rsidDel="0064515B" w14:paraId="21DCB547" w14:textId="0F6A2A61" w:rsidTr="00424293">
        <w:trPr>
          <w:trHeight w:val="331"/>
          <w:jc w:val="center"/>
          <w:del w:id="11" w:author="Dilane Maidey" w:date="2024-03-08T14:26:00Z"/>
        </w:trPr>
        <w:tc>
          <w:tcPr>
            <w:tcW w:w="1694" w:type="dxa"/>
            <w:shd w:val="clear" w:color="auto" w:fill="auto"/>
            <w:vAlign w:val="center"/>
          </w:tcPr>
          <w:p w14:paraId="327AFDBE" w14:textId="347024D6" w:rsidR="00D12DA9" w:rsidDel="0064515B" w:rsidRDefault="00D12DA9" w:rsidP="00D12DA9">
            <w:pPr>
              <w:spacing w:before="40" w:after="40"/>
              <w:jc w:val="center"/>
              <w:rPr>
                <w:del w:id="12" w:author="Dilane Maidey" w:date="2024-03-08T14:26:00Z"/>
                <w:rFonts w:ascii="Bahnschrift" w:hAnsi="Bahnschrift"/>
                <w:i/>
                <w:iCs/>
                <w:sz w:val="21"/>
                <w:szCs w:val="21"/>
              </w:rPr>
            </w:pPr>
            <w:del w:id="13" w:author="Dilane Maidey" w:date="2024-03-08T14:26:00Z">
              <w:r w:rsidDel="0064515B">
                <w:rPr>
                  <w:rFonts w:ascii="Bahnschrift" w:hAnsi="Bahnschrift"/>
                  <w:i/>
                  <w:iCs/>
                  <w:sz w:val="21"/>
                  <w:szCs w:val="21"/>
                </w:rPr>
                <w:delText>12h00 – 13</w:delText>
              </w:r>
              <w:r w:rsidRPr="0075188E" w:rsidDel="0064515B">
                <w:rPr>
                  <w:rFonts w:ascii="Bahnschrift" w:hAnsi="Bahnschrift"/>
                  <w:i/>
                  <w:iCs/>
                  <w:sz w:val="21"/>
                  <w:szCs w:val="21"/>
                </w:rPr>
                <w:delText>h</w:delText>
              </w:r>
              <w:r w:rsidDel="0064515B">
                <w:rPr>
                  <w:rFonts w:ascii="Bahnschrift" w:hAnsi="Bahnschrift"/>
                  <w:i/>
                  <w:iCs/>
                  <w:sz w:val="21"/>
                  <w:szCs w:val="21"/>
                </w:rPr>
                <w:delText>3</w:delText>
              </w:r>
              <w:r w:rsidRPr="0075188E" w:rsidDel="0064515B">
                <w:rPr>
                  <w:rFonts w:ascii="Bahnschrift" w:hAnsi="Bahnschrift"/>
                  <w:i/>
                  <w:iCs/>
                  <w:sz w:val="21"/>
                  <w:szCs w:val="21"/>
                </w:rPr>
                <w:delText>0</w:delText>
              </w:r>
            </w:del>
          </w:p>
        </w:tc>
        <w:tc>
          <w:tcPr>
            <w:tcW w:w="6239" w:type="dxa"/>
            <w:shd w:val="clear" w:color="auto" w:fill="auto"/>
            <w:vAlign w:val="center"/>
          </w:tcPr>
          <w:p w14:paraId="33652D8D" w14:textId="4D41F11F" w:rsidR="00D12DA9" w:rsidDel="0064515B" w:rsidRDefault="00D12DA9" w:rsidP="00D12DA9">
            <w:pPr>
              <w:spacing w:before="40" w:after="40"/>
              <w:rPr>
                <w:del w:id="14" w:author="Dilane Maidey" w:date="2024-03-08T14:26:00Z"/>
                <w:rFonts w:ascii="Bahnschrift" w:hAnsi="Bahnschrift"/>
                <w:sz w:val="21"/>
                <w:szCs w:val="21"/>
              </w:rPr>
            </w:pPr>
            <w:del w:id="15" w:author="Dilane Maidey" w:date="2024-03-08T14:26:00Z">
              <w:r w:rsidRPr="00580E48" w:rsidDel="0064515B">
                <w:rPr>
                  <w:rFonts w:ascii="Bahnschrift" w:hAnsi="Bahnschrift"/>
                  <w:sz w:val="21"/>
                  <w:szCs w:val="21"/>
                </w:rPr>
                <w:delText>Restitution des travaux de groupe</w:delText>
              </w:r>
              <w:r w:rsidDel="0064515B">
                <w:rPr>
                  <w:rFonts w:ascii="Bahnschrift" w:hAnsi="Bahnschrift"/>
                  <w:sz w:val="21"/>
                  <w:szCs w:val="21"/>
                </w:rPr>
                <w:delText xml:space="preserve"> et discussion</w:delText>
              </w:r>
            </w:del>
          </w:p>
        </w:tc>
        <w:tc>
          <w:tcPr>
            <w:tcW w:w="1985" w:type="dxa"/>
            <w:shd w:val="clear" w:color="auto" w:fill="auto"/>
            <w:vAlign w:val="center"/>
          </w:tcPr>
          <w:p w14:paraId="4B9157A8" w14:textId="2E6C64F7" w:rsidR="00D12DA9" w:rsidDel="0064515B" w:rsidRDefault="00D12DA9" w:rsidP="00D12DA9">
            <w:pPr>
              <w:spacing w:before="40" w:after="40"/>
              <w:rPr>
                <w:del w:id="16" w:author="Dilane Maidey" w:date="2024-03-08T14:26:00Z"/>
                <w:rFonts w:ascii="Bahnschrift" w:hAnsi="Bahnschrift"/>
                <w:sz w:val="21"/>
                <w:szCs w:val="21"/>
              </w:rPr>
            </w:pPr>
            <w:del w:id="17" w:author="Dilane Maidey" w:date="2024-03-08T14:26:00Z">
              <w:r w:rsidDel="0064515B">
                <w:rPr>
                  <w:rFonts w:ascii="Bahnschrift" w:hAnsi="Bahnschrift"/>
                  <w:sz w:val="21"/>
                  <w:szCs w:val="21"/>
                </w:rPr>
                <w:delText>PARTICIPANTS</w:delText>
              </w:r>
            </w:del>
          </w:p>
        </w:tc>
      </w:tr>
      <w:tr w:rsidR="00D12DA9" w:rsidRPr="00AD7451" w14:paraId="089E2087" w14:textId="77777777" w:rsidTr="00424293">
        <w:trPr>
          <w:trHeight w:val="331"/>
          <w:jc w:val="center"/>
        </w:trPr>
        <w:tc>
          <w:tcPr>
            <w:tcW w:w="1694" w:type="dxa"/>
            <w:shd w:val="clear" w:color="auto" w:fill="EEECE1" w:themeFill="background2"/>
            <w:vAlign w:val="center"/>
          </w:tcPr>
          <w:p w14:paraId="6D710099" w14:textId="7EF8A9C8" w:rsidR="00D12DA9" w:rsidRPr="0075188E" w:rsidRDefault="00D12DA9" w:rsidP="00D12DA9">
            <w:pPr>
              <w:spacing w:before="40" w:after="4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>
              <w:rPr>
                <w:rFonts w:ascii="Bahnschrift" w:hAnsi="Bahnschrift"/>
                <w:i/>
                <w:iCs/>
                <w:sz w:val="21"/>
                <w:szCs w:val="21"/>
              </w:rPr>
              <w:t>13h 3</w:t>
            </w:r>
            <w:r w:rsidRPr="0075188E">
              <w:rPr>
                <w:rFonts w:ascii="Bahnschrift" w:hAnsi="Bahnschrift"/>
                <w:i/>
                <w:iCs/>
                <w:sz w:val="21"/>
                <w:szCs w:val="21"/>
              </w:rPr>
              <w:t>0 – 14h</w:t>
            </w:r>
            <w:r>
              <w:rPr>
                <w:rFonts w:ascii="Bahnschrift" w:hAnsi="Bahnschrift"/>
                <w:i/>
                <w:iCs/>
                <w:sz w:val="21"/>
                <w:szCs w:val="21"/>
              </w:rPr>
              <w:t>3</w:t>
            </w:r>
            <w:r w:rsidRPr="0075188E">
              <w:rPr>
                <w:rFonts w:ascii="Bahnschrift" w:hAnsi="Bahnschrift"/>
                <w:i/>
                <w:iCs/>
                <w:sz w:val="21"/>
                <w:szCs w:val="21"/>
              </w:rPr>
              <w:t>0</w:t>
            </w:r>
          </w:p>
        </w:tc>
        <w:tc>
          <w:tcPr>
            <w:tcW w:w="6239" w:type="dxa"/>
            <w:shd w:val="clear" w:color="auto" w:fill="EEECE1" w:themeFill="background2"/>
            <w:vAlign w:val="center"/>
          </w:tcPr>
          <w:p w14:paraId="2330E2D9" w14:textId="4418D7D5" w:rsidR="00D12DA9" w:rsidRPr="00AD7451" w:rsidRDefault="00D12DA9" w:rsidP="00D12DA9">
            <w:pPr>
              <w:spacing w:before="40" w:after="40"/>
              <w:rPr>
                <w:rFonts w:ascii="Bahnschrift" w:hAnsi="Bahnschrift"/>
                <w:b/>
                <w:sz w:val="21"/>
                <w:szCs w:val="21"/>
              </w:rPr>
            </w:pPr>
            <w:r w:rsidRPr="00AD7451">
              <w:rPr>
                <w:rFonts w:ascii="Bahnschrift" w:hAnsi="Bahnschrift"/>
                <w:i/>
                <w:sz w:val="21"/>
                <w:szCs w:val="21"/>
              </w:rPr>
              <w:t>Pause-déjeuner</w:t>
            </w:r>
          </w:p>
        </w:tc>
        <w:tc>
          <w:tcPr>
            <w:tcW w:w="1985" w:type="dxa"/>
            <w:shd w:val="clear" w:color="auto" w:fill="EEECE1" w:themeFill="background2"/>
            <w:vAlign w:val="center"/>
          </w:tcPr>
          <w:p w14:paraId="257B5CA6" w14:textId="73A91BF4" w:rsidR="00D12DA9" w:rsidRPr="00AD7451" w:rsidRDefault="00D12DA9" w:rsidP="00D12DA9">
            <w:pPr>
              <w:spacing w:before="40" w:after="4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EGPAF</w:t>
            </w:r>
          </w:p>
        </w:tc>
      </w:tr>
      <w:tr w:rsidR="00D12DA9" w:rsidRPr="00AD7451" w14:paraId="687B499C" w14:textId="77777777" w:rsidTr="00424293">
        <w:trPr>
          <w:trHeight w:val="462"/>
          <w:jc w:val="center"/>
        </w:trPr>
        <w:tc>
          <w:tcPr>
            <w:tcW w:w="1694" w:type="dxa"/>
            <w:shd w:val="clear" w:color="auto" w:fill="auto"/>
            <w:vAlign w:val="center"/>
          </w:tcPr>
          <w:p w14:paraId="769CF27A" w14:textId="49E31803" w:rsidR="00D12DA9" w:rsidRPr="0075188E" w:rsidRDefault="00D7504A" w:rsidP="00D7504A">
            <w:pPr>
              <w:spacing w:before="40" w:after="4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>
              <w:rPr>
                <w:rFonts w:ascii="Bahnschrift" w:hAnsi="Bahnschrift"/>
                <w:i/>
                <w:iCs/>
                <w:sz w:val="21"/>
                <w:szCs w:val="21"/>
              </w:rPr>
              <w:t>14h3</w:t>
            </w:r>
            <w:r w:rsidR="00D12DA9" w:rsidRPr="0075188E">
              <w:rPr>
                <w:rFonts w:ascii="Bahnschrift" w:hAnsi="Bahnschrift"/>
                <w:i/>
                <w:iCs/>
                <w:sz w:val="21"/>
                <w:szCs w:val="21"/>
              </w:rPr>
              <w:t>0 – 1</w:t>
            </w:r>
            <w:r>
              <w:rPr>
                <w:rFonts w:ascii="Bahnschrift" w:hAnsi="Bahnschrift"/>
                <w:i/>
                <w:iCs/>
                <w:sz w:val="21"/>
                <w:szCs w:val="21"/>
              </w:rPr>
              <w:t>6</w:t>
            </w:r>
            <w:r w:rsidR="00D12DA9" w:rsidRPr="0075188E">
              <w:rPr>
                <w:rFonts w:ascii="Bahnschrift" w:hAnsi="Bahnschrift"/>
                <w:i/>
                <w:iCs/>
                <w:sz w:val="21"/>
                <w:szCs w:val="21"/>
              </w:rPr>
              <w:t>h</w:t>
            </w:r>
            <w:r>
              <w:rPr>
                <w:rFonts w:ascii="Bahnschrift" w:hAnsi="Bahnschrift"/>
                <w:i/>
                <w:iCs/>
                <w:sz w:val="21"/>
                <w:szCs w:val="21"/>
              </w:rPr>
              <w:t>45</w:t>
            </w:r>
          </w:p>
        </w:tc>
        <w:tc>
          <w:tcPr>
            <w:tcW w:w="6239" w:type="dxa"/>
            <w:shd w:val="clear" w:color="auto" w:fill="auto"/>
            <w:vAlign w:val="center"/>
          </w:tcPr>
          <w:p w14:paraId="7E0F1765" w14:textId="48D7E1C1" w:rsidR="00D12DA9" w:rsidRPr="00AD7451" w:rsidRDefault="0064515B" w:rsidP="00D12DA9">
            <w:pPr>
              <w:spacing w:before="40" w:after="40"/>
              <w:rPr>
                <w:rFonts w:ascii="Bahnschrift" w:hAnsi="Bahnschrift"/>
                <w:b/>
                <w:sz w:val="21"/>
                <w:szCs w:val="21"/>
              </w:rPr>
            </w:pPr>
            <w:ins w:id="18" w:author="Dilane Maidey" w:date="2024-03-08T14:26:00Z">
              <w:r w:rsidRPr="00580E48">
                <w:rPr>
                  <w:rFonts w:ascii="Bahnschrift" w:hAnsi="Bahnschrift"/>
                  <w:sz w:val="21"/>
                  <w:szCs w:val="21"/>
                </w:rPr>
                <w:t>Restitution des travaux de groupe</w:t>
              </w:r>
              <w:r>
                <w:rPr>
                  <w:rFonts w:ascii="Bahnschrift" w:hAnsi="Bahnschrift"/>
                  <w:sz w:val="21"/>
                  <w:szCs w:val="21"/>
                </w:rPr>
                <w:t xml:space="preserve"> et discussion</w:t>
              </w:r>
            </w:ins>
            <w:del w:id="19" w:author="Dilane Maidey" w:date="2024-03-08T14:26:00Z">
              <w:r w:rsidR="00D12DA9" w:rsidDel="0064515B">
                <w:rPr>
                  <w:rFonts w:ascii="Bahnschrift" w:hAnsi="Bahnschrift"/>
                  <w:sz w:val="21"/>
                  <w:szCs w:val="21"/>
                </w:rPr>
                <w:delText>Travaux de groupe</w:delText>
              </w:r>
            </w:del>
          </w:p>
        </w:tc>
        <w:tc>
          <w:tcPr>
            <w:tcW w:w="1985" w:type="dxa"/>
            <w:shd w:val="clear" w:color="auto" w:fill="auto"/>
            <w:vAlign w:val="center"/>
          </w:tcPr>
          <w:p w14:paraId="24017F3F" w14:textId="4B728FBD" w:rsidR="00D12DA9" w:rsidRPr="00AD7451" w:rsidRDefault="00D12DA9" w:rsidP="00D12DA9">
            <w:pPr>
              <w:spacing w:before="40" w:after="4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PARTICIPANTS</w:t>
            </w:r>
          </w:p>
        </w:tc>
      </w:tr>
      <w:tr w:rsidR="00D12DA9" w:rsidRPr="00AD7451" w14:paraId="49E9FFE6" w14:textId="77777777" w:rsidTr="00DE00B6">
        <w:trPr>
          <w:trHeight w:val="462"/>
          <w:jc w:val="center"/>
        </w:trPr>
        <w:tc>
          <w:tcPr>
            <w:tcW w:w="169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C34250" w14:textId="7273C997" w:rsidR="00D12DA9" w:rsidRPr="0075188E" w:rsidRDefault="00D7504A" w:rsidP="00D7504A">
            <w:pPr>
              <w:spacing w:before="20" w:after="2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>
              <w:rPr>
                <w:rFonts w:ascii="Bahnschrift" w:hAnsi="Bahnschrift"/>
                <w:i/>
                <w:iCs/>
                <w:sz w:val="21"/>
                <w:szCs w:val="21"/>
              </w:rPr>
              <w:t>16h45</w:t>
            </w:r>
            <w:r w:rsidRPr="0075188E">
              <w:rPr>
                <w:rFonts w:ascii="Bahnschrift" w:hAnsi="Bahnschrift"/>
                <w:i/>
                <w:iCs/>
                <w:sz w:val="21"/>
                <w:szCs w:val="21"/>
              </w:rPr>
              <w:t xml:space="preserve"> – 1</w:t>
            </w:r>
            <w:r>
              <w:rPr>
                <w:rFonts w:ascii="Bahnschrift" w:hAnsi="Bahnschrift"/>
                <w:i/>
                <w:iCs/>
                <w:sz w:val="21"/>
                <w:szCs w:val="21"/>
              </w:rPr>
              <w:t>7</w:t>
            </w:r>
            <w:r w:rsidRPr="0075188E">
              <w:rPr>
                <w:rFonts w:ascii="Bahnschrift" w:hAnsi="Bahnschrift"/>
                <w:i/>
                <w:iCs/>
                <w:sz w:val="21"/>
                <w:szCs w:val="21"/>
              </w:rPr>
              <w:t>h</w:t>
            </w:r>
            <w:r>
              <w:rPr>
                <w:rFonts w:ascii="Bahnschrift" w:hAnsi="Bahnschrift"/>
                <w:i/>
                <w:iCs/>
                <w:sz w:val="21"/>
                <w:szCs w:val="21"/>
              </w:rPr>
              <w:t>00</w:t>
            </w:r>
          </w:p>
        </w:tc>
        <w:tc>
          <w:tcPr>
            <w:tcW w:w="623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13E130" w14:textId="77777777" w:rsidR="00D12DA9" w:rsidRPr="00C8223A" w:rsidRDefault="00D12DA9" w:rsidP="00D12DA9">
            <w:pPr>
              <w:rPr>
                <w:rFonts w:ascii="Bahnschrift" w:hAnsi="Bahnschrift"/>
                <w:b/>
                <w:bCs/>
                <w:sz w:val="21"/>
                <w:szCs w:val="21"/>
              </w:rPr>
            </w:pPr>
            <w:r w:rsidRPr="00C8223A">
              <w:rPr>
                <w:rFonts w:ascii="Bahnschrift" w:hAnsi="Bahnschrift"/>
                <w:b/>
                <w:bCs/>
                <w:sz w:val="21"/>
                <w:szCs w:val="21"/>
              </w:rPr>
              <w:t xml:space="preserve">Synthèse des recommandations </w:t>
            </w:r>
          </w:p>
          <w:p w14:paraId="3F86E7AE" w14:textId="44E0E091" w:rsidR="00D12DA9" w:rsidRPr="00DE00B6" w:rsidRDefault="00D12DA9" w:rsidP="00D12DA9">
            <w:pPr>
              <w:spacing w:before="20" w:after="20"/>
              <w:rPr>
                <w:rFonts w:ascii="Bahnschrift" w:hAnsi="Bahnschrift"/>
                <w:i/>
                <w:iCs/>
                <w:sz w:val="21"/>
                <w:szCs w:val="21"/>
              </w:rPr>
            </w:pPr>
            <w:r w:rsidRPr="00DE00B6">
              <w:rPr>
                <w:rFonts w:ascii="Bahnschrift" w:hAnsi="Bahnschrift"/>
                <w:i/>
                <w:iCs/>
                <w:sz w:val="21"/>
                <w:szCs w:val="21"/>
              </w:rPr>
              <w:t>Fin de la deuxième journée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1E4520" w14:textId="77777777" w:rsidR="00D12DA9" w:rsidRDefault="00D12DA9" w:rsidP="00D12DA9">
            <w:pPr>
              <w:spacing w:before="20" w:after="2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M</w:t>
            </w:r>
            <w:r w:rsidRPr="00AD7451">
              <w:rPr>
                <w:rFonts w:ascii="Bahnschrift" w:hAnsi="Bahnschrift"/>
                <w:sz w:val="21"/>
                <w:szCs w:val="21"/>
              </w:rPr>
              <w:t>ODERATEUR</w:t>
            </w:r>
          </w:p>
          <w:p w14:paraId="1380A942" w14:textId="054EAD07" w:rsidR="00D12DA9" w:rsidRPr="00AD7451" w:rsidRDefault="00D12DA9" w:rsidP="00D12DA9">
            <w:pPr>
              <w:spacing w:before="20" w:after="2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R</w:t>
            </w:r>
            <w:r w:rsidRPr="00AD7451">
              <w:rPr>
                <w:rFonts w:ascii="Bahnschrift" w:hAnsi="Bahnschrift"/>
                <w:sz w:val="21"/>
                <w:szCs w:val="21"/>
              </w:rPr>
              <w:t>APPORTEURS</w:t>
            </w:r>
          </w:p>
        </w:tc>
      </w:tr>
    </w:tbl>
    <w:p w14:paraId="5B865545" w14:textId="5103E717" w:rsidR="006337F6" w:rsidRDefault="006337F6" w:rsidP="000C25BA">
      <w:pPr>
        <w:rPr>
          <w:sz w:val="22"/>
          <w:szCs w:val="22"/>
        </w:rPr>
      </w:pPr>
    </w:p>
    <w:p w14:paraId="59125626" w14:textId="2F7FD735" w:rsidR="006337F6" w:rsidRDefault="006337F6" w:rsidP="000C25BA">
      <w:pPr>
        <w:rPr>
          <w:sz w:val="22"/>
          <w:szCs w:val="22"/>
        </w:rPr>
      </w:pPr>
    </w:p>
    <w:tbl>
      <w:tblPr>
        <w:tblpPr w:leftFromText="180" w:rightFromText="180" w:vertAnchor="page" w:horzAnchor="margin" w:tblpY="3052"/>
        <w:tblW w:w="9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4896"/>
        <w:gridCol w:w="3177"/>
      </w:tblGrid>
      <w:tr w:rsidR="00077850" w:rsidRPr="00AD7451" w14:paraId="42C27A75" w14:textId="77777777" w:rsidTr="00077850">
        <w:trPr>
          <w:trHeight w:val="462"/>
        </w:trPr>
        <w:tc>
          <w:tcPr>
            <w:tcW w:w="1702" w:type="dxa"/>
            <w:shd w:val="clear" w:color="auto" w:fill="auto"/>
            <w:vAlign w:val="center"/>
          </w:tcPr>
          <w:p w14:paraId="7F53D8A1" w14:textId="6D2E2BB1" w:rsidR="00077850" w:rsidRPr="00AD7451" w:rsidRDefault="00077850" w:rsidP="00077850">
            <w:pPr>
              <w:spacing w:before="40" w:after="40"/>
              <w:jc w:val="center"/>
              <w:rPr>
                <w:rFonts w:ascii="Bahnschrift" w:hAnsi="Bahnschrift"/>
                <w:sz w:val="21"/>
                <w:szCs w:val="21"/>
              </w:rPr>
            </w:pPr>
            <w:r w:rsidRPr="00AD7451">
              <w:rPr>
                <w:rFonts w:ascii="Bahnschrift" w:hAnsi="Bahnschrift"/>
                <w:b/>
                <w:sz w:val="22"/>
                <w:szCs w:val="22"/>
              </w:rPr>
              <w:lastRenderedPageBreak/>
              <w:t xml:space="preserve">Jour </w:t>
            </w:r>
            <w:r w:rsidR="005F2BD5">
              <w:rPr>
                <w:rFonts w:ascii="Bahnschrift" w:hAnsi="Bahnschrift"/>
                <w:b/>
                <w:sz w:val="22"/>
                <w:szCs w:val="22"/>
              </w:rPr>
              <w:t>3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4EAA844F" w14:textId="77777777" w:rsidR="00077850" w:rsidRPr="00AD7451" w:rsidRDefault="00077850" w:rsidP="00077850">
            <w:pPr>
              <w:spacing w:before="40" w:after="40"/>
              <w:rPr>
                <w:rFonts w:ascii="Bahnschrift" w:hAnsi="Bahnschrift"/>
                <w:sz w:val="21"/>
                <w:szCs w:val="21"/>
              </w:rPr>
            </w:pPr>
            <w:r w:rsidRPr="00AD7451">
              <w:rPr>
                <w:rFonts w:ascii="Bahnschrift" w:hAnsi="Bahnschrift"/>
                <w:b/>
                <w:sz w:val="22"/>
                <w:szCs w:val="22"/>
              </w:rPr>
              <w:t xml:space="preserve">Modérateur : </w:t>
            </w:r>
          </w:p>
        </w:tc>
        <w:tc>
          <w:tcPr>
            <w:tcW w:w="3177" w:type="dxa"/>
            <w:shd w:val="clear" w:color="auto" w:fill="auto"/>
            <w:vAlign w:val="center"/>
          </w:tcPr>
          <w:p w14:paraId="7EA2B338" w14:textId="77777777" w:rsidR="00077850" w:rsidRPr="00AD7451" w:rsidRDefault="00077850" w:rsidP="00077850">
            <w:pPr>
              <w:spacing w:before="40" w:after="40"/>
              <w:rPr>
                <w:rFonts w:ascii="Bahnschrift" w:hAnsi="Bahnschrift"/>
                <w:sz w:val="21"/>
                <w:szCs w:val="21"/>
              </w:rPr>
            </w:pPr>
          </w:p>
        </w:tc>
      </w:tr>
      <w:tr w:rsidR="00077850" w:rsidRPr="000D0EBF" w14:paraId="5F737AE7" w14:textId="77777777" w:rsidTr="00077850">
        <w:trPr>
          <w:trHeight w:val="462"/>
        </w:trPr>
        <w:tc>
          <w:tcPr>
            <w:tcW w:w="1702" w:type="dxa"/>
            <w:shd w:val="clear" w:color="auto" w:fill="EEECE1" w:themeFill="background2"/>
            <w:vAlign w:val="center"/>
          </w:tcPr>
          <w:p w14:paraId="39E0B1F2" w14:textId="77777777" w:rsidR="00077850" w:rsidRPr="000D0EBF" w:rsidRDefault="00077850" w:rsidP="00077850">
            <w:pPr>
              <w:jc w:val="center"/>
              <w:rPr>
                <w:rFonts w:ascii="Bahnschrift" w:hAnsi="Bahnschrift"/>
                <w:b/>
                <w:sz w:val="22"/>
                <w:szCs w:val="22"/>
              </w:rPr>
            </w:pPr>
            <w:r w:rsidRPr="00AD7451">
              <w:rPr>
                <w:rFonts w:ascii="Bahnschrift" w:hAnsi="Bahnschrift"/>
                <w:b/>
                <w:sz w:val="22"/>
                <w:szCs w:val="22"/>
              </w:rPr>
              <w:t xml:space="preserve">Heure </w:t>
            </w:r>
          </w:p>
        </w:tc>
        <w:tc>
          <w:tcPr>
            <w:tcW w:w="4896" w:type="dxa"/>
            <w:shd w:val="clear" w:color="auto" w:fill="EEECE1" w:themeFill="background2"/>
            <w:vAlign w:val="center"/>
          </w:tcPr>
          <w:p w14:paraId="7C1769C7" w14:textId="77777777" w:rsidR="00077850" w:rsidRPr="000D0EBF" w:rsidRDefault="00077850" w:rsidP="00077850">
            <w:pPr>
              <w:rPr>
                <w:rFonts w:ascii="Bahnschrift" w:hAnsi="Bahnschrift"/>
                <w:b/>
                <w:sz w:val="22"/>
                <w:szCs w:val="22"/>
              </w:rPr>
            </w:pPr>
            <w:r w:rsidRPr="00AD7451">
              <w:rPr>
                <w:rFonts w:ascii="Bahnschrift" w:hAnsi="Bahnschrift"/>
                <w:b/>
                <w:sz w:val="22"/>
                <w:szCs w:val="22"/>
              </w:rPr>
              <w:t>Activité</w:t>
            </w:r>
          </w:p>
        </w:tc>
        <w:tc>
          <w:tcPr>
            <w:tcW w:w="3177" w:type="dxa"/>
            <w:shd w:val="clear" w:color="auto" w:fill="EEECE1" w:themeFill="background2"/>
            <w:vAlign w:val="center"/>
          </w:tcPr>
          <w:p w14:paraId="2941E178" w14:textId="77777777" w:rsidR="00077850" w:rsidRPr="000D0EBF" w:rsidRDefault="00077850" w:rsidP="00077850">
            <w:pPr>
              <w:rPr>
                <w:rFonts w:ascii="Bahnschrift" w:hAnsi="Bahnschrift"/>
                <w:b/>
                <w:sz w:val="22"/>
                <w:szCs w:val="22"/>
              </w:rPr>
            </w:pPr>
            <w:r w:rsidRPr="00AD7451">
              <w:rPr>
                <w:rFonts w:ascii="Bahnschrift" w:hAnsi="Bahnschrift"/>
                <w:b/>
                <w:sz w:val="22"/>
                <w:szCs w:val="22"/>
              </w:rPr>
              <w:t>Responsables</w:t>
            </w:r>
          </w:p>
        </w:tc>
      </w:tr>
      <w:tr w:rsidR="00077850" w:rsidRPr="00AD7451" w14:paraId="59B43A53" w14:textId="77777777" w:rsidTr="00077850">
        <w:trPr>
          <w:trHeight w:val="462"/>
        </w:trPr>
        <w:tc>
          <w:tcPr>
            <w:tcW w:w="1702" w:type="dxa"/>
            <w:shd w:val="clear" w:color="auto" w:fill="auto"/>
            <w:vAlign w:val="center"/>
          </w:tcPr>
          <w:p w14:paraId="6C3EE69A" w14:textId="77777777" w:rsidR="00077850" w:rsidRPr="0075188E" w:rsidRDefault="00077850" w:rsidP="00077850">
            <w:pPr>
              <w:spacing w:before="40" w:after="4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 w:rsidRPr="0075188E">
              <w:rPr>
                <w:rFonts w:ascii="Bahnschrift" w:hAnsi="Bahnschrift"/>
                <w:i/>
                <w:iCs/>
                <w:sz w:val="21"/>
                <w:szCs w:val="21"/>
              </w:rPr>
              <w:t>08h30 – 09h00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4421975C" w14:textId="77777777" w:rsidR="00077850" w:rsidRPr="00DE00B6" w:rsidRDefault="00077850" w:rsidP="00077850">
            <w:pPr>
              <w:spacing w:before="40" w:after="40"/>
              <w:rPr>
                <w:rFonts w:ascii="Bahnschrift" w:hAnsi="Bahnschrift"/>
                <w:b/>
                <w:bCs/>
                <w:sz w:val="21"/>
                <w:szCs w:val="21"/>
              </w:rPr>
            </w:pPr>
            <w:r w:rsidRPr="00DE00B6">
              <w:rPr>
                <w:rFonts w:ascii="Bahnschrift" w:hAnsi="Bahnschrift"/>
                <w:b/>
                <w:bCs/>
                <w:sz w:val="21"/>
                <w:szCs w:val="21"/>
              </w:rPr>
              <w:t>Le</w:t>
            </w:r>
            <w:r>
              <w:rPr>
                <w:rFonts w:ascii="Bahnschrift" w:hAnsi="Bahnschrift"/>
                <w:b/>
                <w:bCs/>
                <w:sz w:val="21"/>
                <w:szCs w:val="21"/>
              </w:rPr>
              <w:t>cture du rapport de la troisième</w:t>
            </w:r>
            <w:r w:rsidRPr="00DE00B6">
              <w:rPr>
                <w:rFonts w:ascii="Bahnschrift" w:hAnsi="Bahnschrift"/>
                <w:b/>
                <w:bCs/>
                <w:sz w:val="21"/>
                <w:szCs w:val="21"/>
              </w:rPr>
              <w:t xml:space="preserve"> journée</w:t>
            </w:r>
          </w:p>
        </w:tc>
        <w:tc>
          <w:tcPr>
            <w:tcW w:w="3177" w:type="dxa"/>
            <w:shd w:val="clear" w:color="auto" w:fill="auto"/>
            <w:vAlign w:val="center"/>
          </w:tcPr>
          <w:p w14:paraId="57B8702C" w14:textId="77777777" w:rsidR="00077850" w:rsidRPr="00AD7451" w:rsidRDefault="00077850" w:rsidP="00077850">
            <w:pPr>
              <w:spacing w:before="40" w:after="4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R</w:t>
            </w:r>
            <w:r w:rsidRPr="00AD7451">
              <w:rPr>
                <w:rFonts w:ascii="Bahnschrift" w:hAnsi="Bahnschrift"/>
                <w:sz w:val="21"/>
                <w:szCs w:val="21"/>
              </w:rPr>
              <w:t>APPORTEURS j</w:t>
            </w:r>
            <w:r>
              <w:rPr>
                <w:rFonts w:ascii="Bahnschrift" w:hAnsi="Bahnschrift"/>
                <w:sz w:val="21"/>
                <w:szCs w:val="21"/>
              </w:rPr>
              <w:t>3</w:t>
            </w:r>
          </w:p>
        </w:tc>
      </w:tr>
      <w:tr w:rsidR="00077850" w:rsidRPr="00AD7451" w14:paraId="3952EAB2" w14:textId="77777777" w:rsidTr="00077850">
        <w:trPr>
          <w:trHeight w:val="462"/>
        </w:trPr>
        <w:tc>
          <w:tcPr>
            <w:tcW w:w="1702" w:type="dxa"/>
            <w:shd w:val="clear" w:color="auto" w:fill="EEECE1" w:themeFill="background2"/>
            <w:vAlign w:val="center"/>
          </w:tcPr>
          <w:p w14:paraId="722E6308" w14:textId="77777777" w:rsidR="00077850" w:rsidRPr="0075188E" w:rsidRDefault="00077850" w:rsidP="00077850">
            <w:pPr>
              <w:spacing w:before="40" w:after="4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 w:rsidRPr="0075188E">
              <w:rPr>
                <w:rFonts w:ascii="Bahnschrift" w:hAnsi="Bahnschrift"/>
                <w:i/>
                <w:iCs/>
                <w:sz w:val="21"/>
                <w:szCs w:val="21"/>
              </w:rPr>
              <w:t>09h00 – 09h30</w:t>
            </w:r>
          </w:p>
        </w:tc>
        <w:tc>
          <w:tcPr>
            <w:tcW w:w="4896" w:type="dxa"/>
            <w:shd w:val="clear" w:color="auto" w:fill="EEECE1" w:themeFill="background2"/>
            <w:vAlign w:val="center"/>
          </w:tcPr>
          <w:p w14:paraId="789A24C9" w14:textId="77777777" w:rsidR="00077850" w:rsidRPr="00AD7451" w:rsidRDefault="00077850" w:rsidP="00077850">
            <w:pPr>
              <w:spacing w:before="40" w:after="40"/>
              <w:rPr>
                <w:rFonts w:ascii="Bahnschrift" w:hAnsi="Bahnschrift"/>
                <w:sz w:val="21"/>
                <w:szCs w:val="21"/>
              </w:rPr>
            </w:pPr>
            <w:r w:rsidRPr="00AD7451">
              <w:rPr>
                <w:rFonts w:ascii="Bahnschrift" w:hAnsi="Bahnschrift"/>
                <w:i/>
                <w:sz w:val="21"/>
                <w:szCs w:val="21"/>
              </w:rPr>
              <w:t>Pause-café</w:t>
            </w:r>
          </w:p>
        </w:tc>
        <w:tc>
          <w:tcPr>
            <w:tcW w:w="3177" w:type="dxa"/>
            <w:shd w:val="clear" w:color="auto" w:fill="EEECE1" w:themeFill="background2"/>
            <w:vAlign w:val="center"/>
          </w:tcPr>
          <w:p w14:paraId="4C822F07" w14:textId="77777777" w:rsidR="00077850" w:rsidRPr="00AD7451" w:rsidRDefault="00077850" w:rsidP="00077850">
            <w:pPr>
              <w:spacing w:before="40" w:after="4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EGPAF</w:t>
            </w:r>
          </w:p>
        </w:tc>
      </w:tr>
      <w:tr w:rsidR="00077850" w:rsidRPr="00AD7451" w:rsidDel="0064515B" w14:paraId="49837162" w14:textId="43EC9CA2" w:rsidTr="00077850">
        <w:trPr>
          <w:trHeight w:val="462"/>
          <w:del w:id="20" w:author="Dilane Maidey" w:date="2024-03-08T14:28:00Z"/>
        </w:trPr>
        <w:tc>
          <w:tcPr>
            <w:tcW w:w="1702" w:type="dxa"/>
            <w:shd w:val="clear" w:color="auto" w:fill="auto"/>
            <w:vAlign w:val="center"/>
          </w:tcPr>
          <w:p w14:paraId="3D028F9F" w14:textId="2631A457" w:rsidR="00077850" w:rsidRPr="0075188E" w:rsidDel="0064515B" w:rsidRDefault="00077850" w:rsidP="00077850">
            <w:pPr>
              <w:spacing w:before="40" w:after="40"/>
              <w:jc w:val="center"/>
              <w:rPr>
                <w:del w:id="21" w:author="Dilane Maidey" w:date="2024-03-08T14:28:00Z"/>
                <w:rFonts w:ascii="Bahnschrift" w:hAnsi="Bahnschrift"/>
                <w:i/>
                <w:iCs/>
                <w:sz w:val="21"/>
                <w:szCs w:val="21"/>
              </w:rPr>
            </w:pPr>
            <w:del w:id="22" w:author="Dilane Maidey" w:date="2024-03-08T14:28:00Z">
              <w:r w:rsidDel="0064515B">
                <w:rPr>
                  <w:rFonts w:ascii="Bahnschrift" w:hAnsi="Bahnschrift"/>
                  <w:i/>
                  <w:iCs/>
                  <w:sz w:val="21"/>
                  <w:szCs w:val="21"/>
                </w:rPr>
                <w:delText>09h30 – 11</w:delText>
              </w:r>
              <w:r w:rsidRPr="0075188E" w:rsidDel="0064515B">
                <w:rPr>
                  <w:rFonts w:ascii="Bahnschrift" w:hAnsi="Bahnschrift"/>
                  <w:i/>
                  <w:iCs/>
                  <w:sz w:val="21"/>
                  <w:szCs w:val="21"/>
                </w:rPr>
                <w:delText>h00</w:delText>
              </w:r>
            </w:del>
          </w:p>
        </w:tc>
        <w:tc>
          <w:tcPr>
            <w:tcW w:w="4896" w:type="dxa"/>
            <w:shd w:val="clear" w:color="auto" w:fill="auto"/>
            <w:vAlign w:val="center"/>
          </w:tcPr>
          <w:p w14:paraId="264CA240" w14:textId="18E19EE3" w:rsidR="00077850" w:rsidRPr="00ED52C2" w:rsidDel="0064515B" w:rsidRDefault="00077850" w:rsidP="00077850">
            <w:pPr>
              <w:rPr>
                <w:del w:id="23" w:author="Dilane Maidey" w:date="2024-03-08T14:28:00Z"/>
                <w:rFonts w:ascii="Bahnschrift" w:hAnsi="Bahnschrift" w:cs="Arial"/>
                <w:bCs/>
                <w:sz w:val="21"/>
                <w:szCs w:val="21"/>
                <w:lang w:val="fr-CA"/>
              </w:rPr>
            </w:pPr>
            <w:del w:id="24" w:author="Dilane Maidey" w:date="2024-03-08T14:27:00Z">
              <w:r w:rsidRPr="00ED52C2" w:rsidDel="0064515B">
                <w:rPr>
                  <w:rFonts w:ascii="Bahnschrift" w:hAnsi="Bahnschrift" w:cs="Arial"/>
                  <w:bCs/>
                  <w:sz w:val="21"/>
                  <w:szCs w:val="21"/>
                  <w:lang w:val="fr-CA"/>
                </w:rPr>
                <w:delText>Finalisation des travaux de groupe</w:delText>
              </w:r>
            </w:del>
          </w:p>
        </w:tc>
        <w:tc>
          <w:tcPr>
            <w:tcW w:w="3177" w:type="dxa"/>
            <w:shd w:val="clear" w:color="auto" w:fill="auto"/>
            <w:vAlign w:val="center"/>
          </w:tcPr>
          <w:p w14:paraId="64F942C5" w14:textId="691E2133" w:rsidR="00077850" w:rsidRPr="00AD7451" w:rsidDel="0064515B" w:rsidRDefault="00077850" w:rsidP="00077850">
            <w:pPr>
              <w:spacing w:before="40" w:after="40"/>
              <w:rPr>
                <w:del w:id="25" w:author="Dilane Maidey" w:date="2024-03-08T14:28:00Z"/>
                <w:rFonts w:ascii="Bahnschrift" w:hAnsi="Bahnschrift"/>
                <w:sz w:val="21"/>
                <w:szCs w:val="21"/>
              </w:rPr>
            </w:pPr>
            <w:del w:id="26" w:author="Dilane Maidey" w:date="2024-03-08T14:28:00Z">
              <w:r w:rsidDel="0064515B">
                <w:rPr>
                  <w:rFonts w:ascii="Bahnschrift" w:hAnsi="Bahnschrift"/>
                  <w:sz w:val="21"/>
                  <w:szCs w:val="21"/>
                </w:rPr>
                <w:delText>PARTICIPANTS</w:delText>
              </w:r>
            </w:del>
          </w:p>
        </w:tc>
      </w:tr>
      <w:tr w:rsidR="00077850" w:rsidRPr="00AD7451" w14:paraId="67965AAE" w14:textId="77777777" w:rsidTr="00077850">
        <w:trPr>
          <w:trHeight w:val="462"/>
        </w:trPr>
        <w:tc>
          <w:tcPr>
            <w:tcW w:w="1702" w:type="dxa"/>
            <w:shd w:val="clear" w:color="auto" w:fill="auto"/>
            <w:vAlign w:val="center"/>
          </w:tcPr>
          <w:p w14:paraId="52A19311" w14:textId="23EA6825" w:rsidR="00077850" w:rsidRPr="0075188E" w:rsidRDefault="0064515B" w:rsidP="00077850">
            <w:pPr>
              <w:spacing w:before="40" w:after="4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ins w:id="27" w:author="Dilane Maidey" w:date="2024-03-08T14:28:00Z">
              <w:r>
                <w:rPr>
                  <w:rFonts w:ascii="Bahnschrift" w:hAnsi="Bahnschrift"/>
                  <w:i/>
                  <w:iCs/>
                  <w:sz w:val="21"/>
                  <w:szCs w:val="21"/>
                </w:rPr>
                <w:t>09</w:t>
              </w:r>
            </w:ins>
            <w:del w:id="28" w:author="Dilane Maidey" w:date="2024-03-08T14:28:00Z">
              <w:r w:rsidR="00077850" w:rsidRPr="0075188E" w:rsidDel="0064515B">
                <w:rPr>
                  <w:rFonts w:ascii="Bahnschrift" w:hAnsi="Bahnschrift"/>
                  <w:i/>
                  <w:iCs/>
                  <w:sz w:val="21"/>
                  <w:szCs w:val="21"/>
                </w:rPr>
                <w:delText>1</w:delText>
              </w:r>
              <w:r w:rsidR="00077850" w:rsidDel="0064515B">
                <w:rPr>
                  <w:rFonts w:ascii="Bahnschrift" w:hAnsi="Bahnschrift"/>
                  <w:i/>
                  <w:iCs/>
                  <w:sz w:val="21"/>
                  <w:szCs w:val="21"/>
                </w:rPr>
                <w:delText>1</w:delText>
              </w:r>
            </w:del>
            <w:r w:rsidR="00077850" w:rsidRPr="0075188E">
              <w:rPr>
                <w:rFonts w:ascii="Bahnschrift" w:hAnsi="Bahnschrift"/>
                <w:i/>
                <w:iCs/>
                <w:sz w:val="21"/>
                <w:szCs w:val="21"/>
              </w:rPr>
              <w:t>h</w:t>
            </w:r>
            <w:ins w:id="29" w:author="Dilane Maidey" w:date="2024-03-08T14:28:00Z">
              <w:r>
                <w:rPr>
                  <w:rFonts w:ascii="Bahnschrift" w:hAnsi="Bahnschrift"/>
                  <w:i/>
                  <w:iCs/>
                  <w:sz w:val="21"/>
                  <w:szCs w:val="21"/>
                </w:rPr>
                <w:t>3</w:t>
              </w:r>
            </w:ins>
            <w:del w:id="30" w:author="Dilane Maidey" w:date="2024-03-08T14:28:00Z">
              <w:r w:rsidR="00077850" w:rsidRPr="0075188E" w:rsidDel="0064515B">
                <w:rPr>
                  <w:rFonts w:ascii="Bahnschrift" w:hAnsi="Bahnschrift"/>
                  <w:i/>
                  <w:iCs/>
                  <w:sz w:val="21"/>
                  <w:szCs w:val="21"/>
                </w:rPr>
                <w:delText>0</w:delText>
              </w:r>
            </w:del>
            <w:r w:rsidR="00077850" w:rsidRPr="0075188E">
              <w:rPr>
                <w:rFonts w:ascii="Bahnschrift" w:hAnsi="Bahnschrift"/>
                <w:i/>
                <w:iCs/>
                <w:sz w:val="21"/>
                <w:szCs w:val="21"/>
              </w:rPr>
              <w:t>0 – 12h00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1B93E48B" w14:textId="0447AF00" w:rsidR="00077850" w:rsidRPr="00ED52C2" w:rsidRDefault="00077850" w:rsidP="00077850">
            <w:pPr>
              <w:spacing w:before="40" w:after="40"/>
              <w:rPr>
                <w:rFonts w:ascii="Bahnschrift" w:hAnsi="Bahnschrift"/>
                <w:sz w:val="21"/>
                <w:szCs w:val="21"/>
              </w:rPr>
            </w:pPr>
            <w:r w:rsidRPr="00ED52C2">
              <w:rPr>
                <w:rFonts w:ascii="Bahnschrift" w:hAnsi="Bahnschrift" w:cs="Arial"/>
                <w:sz w:val="21"/>
                <w:szCs w:val="21"/>
                <w:lang w:val="fr-CA"/>
              </w:rPr>
              <w:t xml:space="preserve">Lecture du </w:t>
            </w:r>
            <w:del w:id="31" w:author="Dilane Maidey" w:date="2024-03-08T14:28:00Z">
              <w:r w:rsidRPr="00ED52C2" w:rsidDel="0064515B">
                <w:rPr>
                  <w:rFonts w:ascii="Bahnschrift" w:hAnsi="Bahnschrift" w:cs="Arial"/>
                  <w:sz w:val="21"/>
                  <w:szCs w:val="21"/>
                  <w:lang w:val="fr-CA"/>
                </w:rPr>
                <w:delText xml:space="preserve">document </w:delText>
              </w:r>
            </w:del>
            <w:ins w:id="32" w:author="Dilane Maidey" w:date="2024-03-08T14:28:00Z">
              <w:r w:rsidR="0064515B">
                <w:rPr>
                  <w:rFonts w:ascii="Bahnschrift" w:hAnsi="Bahnschrift" w:cs="Arial"/>
                  <w:sz w:val="21"/>
                  <w:szCs w:val="21"/>
                  <w:lang w:val="fr-CA"/>
                </w:rPr>
                <w:t>Guide</w:t>
              </w:r>
              <w:r w:rsidR="0064515B" w:rsidRPr="00ED52C2">
                <w:rPr>
                  <w:rFonts w:ascii="Bahnschrift" w:hAnsi="Bahnschrift" w:cs="Arial"/>
                  <w:sz w:val="21"/>
                  <w:szCs w:val="21"/>
                  <w:lang w:val="fr-CA"/>
                </w:rPr>
                <w:t xml:space="preserve"> </w:t>
              </w:r>
            </w:ins>
            <w:r w:rsidRPr="00ED52C2">
              <w:rPr>
                <w:rFonts w:ascii="Bahnschrift" w:hAnsi="Bahnschrift" w:cs="Arial"/>
                <w:sz w:val="21"/>
                <w:szCs w:val="21"/>
                <w:lang w:val="fr-CA"/>
              </w:rPr>
              <w:t>consolidé</w:t>
            </w:r>
          </w:p>
        </w:tc>
        <w:tc>
          <w:tcPr>
            <w:tcW w:w="3177" w:type="dxa"/>
            <w:shd w:val="clear" w:color="auto" w:fill="auto"/>
          </w:tcPr>
          <w:p w14:paraId="13B37B85" w14:textId="77777777" w:rsidR="00077850" w:rsidRPr="00AD7451" w:rsidRDefault="00077850" w:rsidP="00077850">
            <w:pPr>
              <w:spacing w:before="40" w:after="4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FACILITATEURS/PARTICIPANTS</w:t>
            </w:r>
          </w:p>
        </w:tc>
      </w:tr>
      <w:tr w:rsidR="00077850" w14:paraId="1E5CFE23" w14:textId="77777777" w:rsidTr="00077850">
        <w:trPr>
          <w:trHeight w:val="462"/>
        </w:trPr>
        <w:tc>
          <w:tcPr>
            <w:tcW w:w="1702" w:type="dxa"/>
            <w:shd w:val="clear" w:color="auto" w:fill="auto"/>
          </w:tcPr>
          <w:p w14:paraId="0E21BC5A" w14:textId="77777777" w:rsidR="00077850" w:rsidRPr="0075188E" w:rsidRDefault="00077850" w:rsidP="00077850">
            <w:pPr>
              <w:spacing w:before="40" w:after="4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 w:rsidRPr="0075188E">
              <w:rPr>
                <w:rFonts w:ascii="Bahnschrift" w:hAnsi="Bahnschrift"/>
                <w:i/>
                <w:iCs/>
                <w:sz w:val="21"/>
                <w:szCs w:val="21"/>
              </w:rPr>
              <w:t>12h00 – 12h30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3F4374D4" w14:textId="77777777" w:rsidR="00077850" w:rsidRPr="00ED52C2" w:rsidRDefault="00077850" w:rsidP="00077850">
            <w:pPr>
              <w:spacing w:before="40" w:after="40"/>
              <w:rPr>
                <w:rFonts w:ascii="Bahnschrift" w:hAnsi="Bahnschrift" w:cs="Arial"/>
                <w:sz w:val="21"/>
                <w:szCs w:val="21"/>
                <w:lang w:val="fr-CA"/>
              </w:rPr>
            </w:pPr>
            <w:r w:rsidRPr="00ED52C2">
              <w:rPr>
                <w:rFonts w:ascii="Bahnschrift" w:hAnsi="Bahnschrift"/>
                <w:sz w:val="21"/>
                <w:szCs w:val="21"/>
              </w:rPr>
              <w:t xml:space="preserve">Synthèse des recommandations </w:t>
            </w:r>
          </w:p>
        </w:tc>
        <w:tc>
          <w:tcPr>
            <w:tcW w:w="3177" w:type="dxa"/>
            <w:shd w:val="clear" w:color="auto" w:fill="auto"/>
            <w:vAlign w:val="center"/>
          </w:tcPr>
          <w:p w14:paraId="19E5C255" w14:textId="77777777" w:rsidR="00077850" w:rsidRDefault="00077850" w:rsidP="00077850">
            <w:pPr>
              <w:spacing w:before="40" w:after="40"/>
              <w:rPr>
                <w:rFonts w:ascii="Bahnschrift" w:hAnsi="Bahnschrift"/>
                <w:sz w:val="21"/>
                <w:szCs w:val="21"/>
              </w:rPr>
            </w:pPr>
            <w:r w:rsidRPr="00AD7451">
              <w:rPr>
                <w:rFonts w:ascii="Bahnschrift" w:hAnsi="Bahnschrift"/>
                <w:sz w:val="21"/>
                <w:szCs w:val="21"/>
              </w:rPr>
              <w:t>MODÉRATEURS</w:t>
            </w:r>
          </w:p>
        </w:tc>
      </w:tr>
      <w:tr w:rsidR="00077850" w:rsidRPr="00AD7451" w14:paraId="233B3947" w14:textId="77777777" w:rsidTr="00077850">
        <w:trPr>
          <w:trHeight w:val="462"/>
        </w:trPr>
        <w:tc>
          <w:tcPr>
            <w:tcW w:w="1702" w:type="dxa"/>
            <w:shd w:val="clear" w:color="auto" w:fill="EEECE1" w:themeFill="background2"/>
            <w:vAlign w:val="center"/>
          </w:tcPr>
          <w:p w14:paraId="708E5496" w14:textId="77777777" w:rsidR="00077850" w:rsidRPr="0075188E" w:rsidRDefault="00077850" w:rsidP="00077850">
            <w:pPr>
              <w:spacing w:before="40" w:after="4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 w:rsidRPr="0075188E">
              <w:rPr>
                <w:rFonts w:ascii="Bahnschrift" w:hAnsi="Bahnschrift"/>
                <w:i/>
                <w:iCs/>
                <w:sz w:val="21"/>
                <w:szCs w:val="21"/>
              </w:rPr>
              <w:t>12h30 – 13h30</w:t>
            </w:r>
          </w:p>
        </w:tc>
        <w:tc>
          <w:tcPr>
            <w:tcW w:w="4896" w:type="dxa"/>
            <w:shd w:val="clear" w:color="auto" w:fill="EEECE1" w:themeFill="background2"/>
            <w:vAlign w:val="center"/>
          </w:tcPr>
          <w:p w14:paraId="1F4FF076" w14:textId="77777777" w:rsidR="00077850" w:rsidRPr="00AD7451" w:rsidRDefault="00077850" w:rsidP="00077850">
            <w:pPr>
              <w:spacing w:before="40" w:after="40"/>
              <w:rPr>
                <w:rFonts w:ascii="Bahnschrift" w:hAnsi="Bahnschrift"/>
                <w:sz w:val="21"/>
                <w:szCs w:val="21"/>
              </w:rPr>
            </w:pPr>
            <w:r w:rsidRPr="00AD7451">
              <w:rPr>
                <w:rFonts w:ascii="Bahnschrift" w:hAnsi="Bahnschrift"/>
                <w:i/>
                <w:sz w:val="21"/>
                <w:szCs w:val="21"/>
              </w:rPr>
              <w:t>Pause Déjeuner</w:t>
            </w:r>
          </w:p>
        </w:tc>
        <w:tc>
          <w:tcPr>
            <w:tcW w:w="3177" w:type="dxa"/>
            <w:shd w:val="clear" w:color="auto" w:fill="EEECE1" w:themeFill="background2"/>
            <w:vAlign w:val="center"/>
          </w:tcPr>
          <w:p w14:paraId="58C89CFB" w14:textId="77777777" w:rsidR="00077850" w:rsidRPr="00AD7451" w:rsidRDefault="00077850" w:rsidP="00077850">
            <w:pPr>
              <w:spacing w:before="40" w:after="4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EGPAF</w:t>
            </w:r>
          </w:p>
        </w:tc>
      </w:tr>
      <w:tr w:rsidR="00077850" w:rsidRPr="00AD7451" w14:paraId="530D2D30" w14:textId="77777777" w:rsidTr="00077850">
        <w:trPr>
          <w:trHeight w:val="462"/>
        </w:trPr>
        <w:tc>
          <w:tcPr>
            <w:tcW w:w="1702" w:type="dxa"/>
            <w:shd w:val="clear" w:color="auto" w:fill="auto"/>
            <w:vAlign w:val="center"/>
          </w:tcPr>
          <w:p w14:paraId="32112871" w14:textId="77777777" w:rsidR="00077850" w:rsidRPr="0075188E" w:rsidRDefault="00077850" w:rsidP="00077850">
            <w:pPr>
              <w:spacing w:before="40" w:after="40"/>
              <w:jc w:val="center"/>
              <w:rPr>
                <w:rFonts w:ascii="Bahnschrift" w:hAnsi="Bahnschrift"/>
                <w:i/>
                <w:iCs/>
                <w:sz w:val="21"/>
                <w:szCs w:val="21"/>
              </w:rPr>
            </w:pPr>
            <w:r>
              <w:rPr>
                <w:rFonts w:ascii="Bahnschrift" w:hAnsi="Bahnschrift"/>
                <w:i/>
                <w:iCs/>
                <w:sz w:val="21"/>
                <w:szCs w:val="21"/>
              </w:rPr>
              <w:t>13</w:t>
            </w:r>
            <w:r w:rsidRPr="0075188E">
              <w:rPr>
                <w:rFonts w:ascii="Bahnschrift" w:hAnsi="Bahnschrift"/>
                <w:i/>
                <w:iCs/>
                <w:sz w:val="21"/>
                <w:szCs w:val="21"/>
              </w:rPr>
              <w:t>h30 – 13h</w:t>
            </w:r>
            <w:r>
              <w:rPr>
                <w:rFonts w:ascii="Bahnschrift" w:hAnsi="Bahnschrift"/>
                <w:i/>
                <w:iCs/>
                <w:sz w:val="21"/>
                <w:szCs w:val="21"/>
              </w:rPr>
              <w:t>45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5749541C" w14:textId="77777777" w:rsidR="00077850" w:rsidRPr="00DE00B6" w:rsidRDefault="00077850" w:rsidP="00077850">
            <w:pPr>
              <w:spacing w:before="40" w:after="40"/>
              <w:rPr>
                <w:rFonts w:ascii="Bahnschrift" w:hAnsi="Bahnschrift"/>
                <w:b/>
                <w:bCs/>
                <w:sz w:val="21"/>
                <w:szCs w:val="21"/>
              </w:rPr>
            </w:pPr>
            <w:r w:rsidRPr="00DE00B6">
              <w:rPr>
                <w:rFonts w:ascii="Bahnschrift" w:hAnsi="Bahnschrift"/>
                <w:b/>
                <w:bCs/>
                <w:sz w:val="21"/>
                <w:szCs w:val="21"/>
              </w:rPr>
              <w:t>Clôture de l’atelier</w:t>
            </w:r>
          </w:p>
        </w:tc>
        <w:tc>
          <w:tcPr>
            <w:tcW w:w="3177" w:type="dxa"/>
            <w:shd w:val="clear" w:color="auto" w:fill="auto"/>
            <w:vAlign w:val="center"/>
          </w:tcPr>
          <w:p w14:paraId="332CA6F1" w14:textId="77777777" w:rsidR="00077850" w:rsidRPr="00AD7451" w:rsidRDefault="00077850" w:rsidP="00077850">
            <w:pPr>
              <w:spacing w:before="40" w:after="40"/>
              <w:rPr>
                <w:rFonts w:ascii="Bahnschrift" w:hAnsi="Bahnschrift"/>
                <w:sz w:val="21"/>
                <w:szCs w:val="21"/>
              </w:rPr>
            </w:pPr>
            <w:r>
              <w:rPr>
                <w:rFonts w:ascii="Bahnschrift" w:hAnsi="Bahnschrift"/>
                <w:sz w:val="21"/>
                <w:szCs w:val="21"/>
              </w:rPr>
              <w:t>DLMEP/</w:t>
            </w:r>
            <w:r w:rsidRPr="00AD7451">
              <w:rPr>
                <w:rFonts w:ascii="Bahnschrift" w:hAnsi="Bahnschrift"/>
                <w:sz w:val="21"/>
                <w:szCs w:val="21"/>
              </w:rPr>
              <w:t>SDLEP</w:t>
            </w:r>
          </w:p>
        </w:tc>
      </w:tr>
    </w:tbl>
    <w:p w14:paraId="566FD934" w14:textId="00A19732" w:rsidR="006337F6" w:rsidRDefault="006337F6" w:rsidP="000C25BA">
      <w:pPr>
        <w:rPr>
          <w:sz w:val="22"/>
          <w:szCs w:val="22"/>
        </w:rPr>
      </w:pPr>
    </w:p>
    <w:p w14:paraId="52321CD3" w14:textId="6788A551" w:rsidR="006337F6" w:rsidRDefault="006337F6" w:rsidP="000C25BA">
      <w:pPr>
        <w:rPr>
          <w:sz w:val="22"/>
          <w:szCs w:val="22"/>
        </w:rPr>
      </w:pPr>
    </w:p>
    <w:p w14:paraId="003AF17E" w14:textId="704F12D0" w:rsidR="006337F6" w:rsidRDefault="006337F6" w:rsidP="000C25BA">
      <w:pPr>
        <w:rPr>
          <w:sz w:val="22"/>
          <w:szCs w:val="22"/>
        </w:rPr>
      </w:pPr>
    </w:p>
    <w:p w14:paraId="24919D91" w14:textId="01568A0A" w:rsidR="006337F6" w:rsidRDefault="006337F6" w:rsidP="000C25BA">
      <w:pPr>
        <w:rPr>
          <w:sz w:val="22"/>
          <w:szCs w:val="22"/>
        </w:rPr>
      </w:pPr>
    </w:p>
    <w:p w14:paraId="5D28C886" w14:textId="77777777" w:rsidR="006337F6" w:rsidRDefault="006337F6" w:rsidP="000C25BA">
      <w:pPr>
        <w:rPr>
          <w:sz w:val="22"/>
          <w:szCs w:val="22"/>
        </w:rPr>
      </w:pPr>
    </w:p>
    <w:sectPr w:rsidR="006337F6" w:rsidSect="00C80957">
      <w:headerReference w:type="default" r:id="rId8"/>
      <w:footerReference w:type="default" r:id="rId9"/>
      <w:pgSz w:w="11906" w:h="16838"/>
      <w:pgMar w:top="142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418AD9" w14:textId="77777777" w:rsidR="00C80957" w:rsidRDefault="00C80957">
      <w:r>
        <w:separator/>
      </w:r>
    </w:p>
  </w:endnote>
  <w:endnote w:type="continuationSeparator" w:id="0">
    <w:p w14:paraId="2548917D" w14:textId="77777777" w:rsidR="00C80957" w:rsidRDefault="00C80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8CA3FB" w14:textId="77777777" w:rsidR="00D9107D" w:rsidRDefault="00D9107D" w:rsidP="009729CD">
    <w:pPr>
      <w:pStyle w:val="Pieddepage"/>
    </w:pPr>
  </w:p>
  <w:p w14:paraId="007BD2E4" w14:textId="77777777" w:rsidR="00D9107D" w:rsidRPr="00717EF7" w:rsidRDefault="008171F1" w:rsidP="00D20A94">
    <w:pPr>
      <w:pStyle w:val="Pieddepage"/>
      <w:jc w:val="center"/>
      <w:rPr>
        <w:lang w:val="en-US"/>
      </w:rPr>
    </w:pPr>
    <w:hyperlink r:id="rId1" w:history="1">
      <w:r w:rsidR="00D9107D" w:rsidRPr="00AA12E9">
        <w:rPr>
          <w:rStyle w:val="Lienhypertexte"/>
          <w:lang w:val="en-US"/>
        </w:rPr>
        <w:t>www.minsante.gov.cm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ADBB16" w14:textId="77777777" w:rsidR="00C80957" w:rsidRDefault="00C80957">
      <w:r>
        <w:separator/>
      </w:r>
    </w:p>
  </w:footnote>
  <w:footnote w:type="continuationSeparator" w:id="0">
    <w:p w14:paraId="517C7660" w14:textId="77777777" w:rsidR="00C80957" w:rsidRDefault="00C809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vertAnchor="page" w:horzAnchor="margin" w:tblpXSpec="center" w:tblpY="1021"/>
      <w:tblW w:w="9498" w:type="dxa"/>
      <w:tblLook w:val="04A0" w:firstRow="1" w:lastRow="0" w:firstColumn="1" w:lastColumn="0" w:noHBand="0" w:noVBand="1"/>
    </w:tblPr>
    <w:tblGrid>
      <w:gridCol w:w="3261"/>
      <w:gridCol w:w="3260"/>
      <w:gridCol w:w="2977"/>
    </w:tblGrid>
    <w:tr w:rsidR="00D9107D" w:rsidRPr="00E665E7" w14:paraId="78750866" w14:textId="77777777" w:rsidTr="003A5734">
      <w:tc>
        <w:tcPr>
          <w:tcW w:w="3261" w:type="dxa"/>
        </w:tcPr>
        <w:p w14:paraId="5ECF5883" w14:textId="77777777" w:rsidR="00D9107D" w:rsidRPr="00E665E7" w:rsidRDefault="00D9107D" w:rsidP="003A5734">
          <w:pPr>
            <w:jc w:val="center"/>
            <w:rPr>
              <w:rFonts w:ascii="Century Gothic" w:hAnsi="Century Gothic"/>
              <w:b/>
              <w:sz w:val="14"/>
            </w:rPr>
          </w:pPr>
          <w:r w:rsidRPr="00E665E7">
            <w:rPr>
              <w:rFonts w:ascii="Century Gothic" w:hAnsi="Century Gothic"/>
              <w:b/>
              <w:sz w:val="14"/>
            </w:rPr>
            <w:t>REPUBLIQUE DU CAMEROUN</w:t>
          </w:r>
        </w:p>
        <w:p w14:paraId="5383803E" w14:textId="77777777" w:rsidR="00D9107D" w:rsidRPr="00E665E7" w:rsidRDefault="00D9107D" w:rsidP="003A5734">
          <w:pPr>
            <w:jc w:val="center"/>
            <w:rPr>
              <w:rFonts w:ascii="Century Gothic" w:hAnsi="Century Gothic"/>
              <w:b/>
              <w:sz w:val="14"/>
            </w:rPr>
          </w:pPr>
          <w:r w:rsidRPr="00E665E7">
            <w:rPr>
              <w:rFonts w:ascii="Century Gothic" w:hAnsi="Century Gothic"/>
              <w:b/>
              <w:caps/>
              <w:sz w:val="14"/>
            </w:rPr>
            <w:t>Paix – Travail – Patrie</w:t>
          </w:r>
        </w:p>
        <w:p w14:paraId="76DB9E84" w14:textId="77777777" w:rsidR="00D9107D" w:rsidRPr="00E665E7" w:rsidRDefault="00D9107D" w:rsidP="003A5734">
          <w:pPr>
            <w:jc w:val="center"/>
            <w:rPr>
              <w:rFonts w:ascii="Century Gothic" w:hAnsi="Century Gothic"/>
              <w:b/>
              <w:sz w:val="22"/>
              <w:szCs w:val="22"/>
            </w:rPr>
          </w:pPr>
          <w:r w:rsidRPr="00E665E7">
            <w:rPr>
              <w:rFonts w:ascii="Century Gothic" w:hAnsi="Century Gothic"/>
              <w:b/>
              <w:sz w:val="14"/>
            </w:rPr>
            <w:t>------------------</w:t>
          </w:r>
        </w:p>
      </w:tc>
      <w:tc>
        <w:tcPr>
          <w:tcW w:w="3260" w:type="dxa"/>
          <w:vMerge w:val="restart"/>
        </w:tcPr>
        <w:p w14:paraId="625D1F8B" w14:textId="77777777" w:rsidR="00D9107D" w:rsidRPr="00E665E7" w:rsidRDefault="00D9107D" w:rsidP="003A5734">
          <w:pPr>
            <w:jc w:val="center"/>
            <w:rPr>
              <w:rFonts w:ascii="Century Gothic" w:hAnsi="Century Gothic"/>
              <w:b/>
              <w:sz w:val="22"/>
              <w:szCs w:val="22"/>
            </w:rPr>
          </w:pPr>
        </w:p>
      </w:tc>
      <w:tc>
        <w:tcPr>
          <w:tcW w:w="2977" w:type="dxa"/>
        </w:tcPr>
        <w:p w14:paraId="298FFF6C" w14:textId="77777777" w:rsidR="00D9107D" w:rsidRPr="00E665E7" w:rsidRDefault="00D9107D" w:rsidP="003A5734">
          <w:pPr>
            <w:jc w:val="center"/>
            <w:rPr>
              <w:rFonts w:ascii="Century Gothic" w:hAnsi="Century Gothic"/>
              <w:b/>
              <w:sz w:val="14"/>
              <w:lang w:val="en-GB"/>
            </w:rPr>
          </w:pPr>
          <w:r w:rsidRPr="00E665E7">
            <w:rPr>
              <w:rFonts w:ascii="Century Gothic" w:hAnsi="Century Gothic"/>
              <w:b/>
              <w:sz w:val="14"/>
              <w:lang w:val="en-GB"/>
            </w:rPr>
            <w:t>REPUBLIC OF CAMEROON</w:t>
          </w:r>
        </w:p>
        <w:p w14:paraId="1446A99B" w14:textId="77777777" w:rsidR="00D9107D" w:rsidRPr="00E665E7" w:rsidRDefault="00D9107D" w:rsidP="003A5734">
          <w:pPr>
            <w:jc w:val="center"/>
            <w:rPr>
              <w:rFonts w:ascii="Century Gothic" w:hAnsi="Century Gothic"/>
              <w:b/>
              <w:sz w:val="14"/>
              <w:lang w:val="en-GB"/>
            </w:rPr>
          </w:pPr>
          <w:r w:rsidRPr="00E665E7">
            <w:rPr>
              <w:rFonts w:ascii="Century Gothic" w:hAnsi="Century Gothic"/>
              <w:b/>
              <w:sz w:val="14"/>
              <w:lang w:val="en-GB"/>
            </w:rPr>
            <w:t>Peace – Work – Fatherland</w:t>
          </w:r>
        </w:p>
        <w:p w14:paraId="75E54AD7" w14:textId="77777777" w:rsidR="00D9107D" w:rsidRPr="00E665E7" w:rsidRDefault="00D9107D" w:rsidP="003A5734">
          <w:pPr>
            <w:jc w:val="center"/>
            <w:rPr>
              <w:rFonts w:ascii="Century Gothic" w:hAnsi="Century Gothic"/>
              <w:b/>
              <w:sz w:val="22"/>
              <w:szCs w:val="22"/>
            </w:rPr>
          </w:pPr>
          <w:r w:rsidRPr="00E665E7">
            <w:rPr>
              <w:rFonts w:ascii="Century Gothic" w:hAnsi="Century Gothic"/>
              <w:b/>
              <w:sz w:val="14"/>
              <w:lang w:val="fr-CM"/>
            </w:rPr>
            <w:t>--------------------</w:t>
          </w:r>
        </w:p>
      </w:tc>
    </w:tr>
    <w:tr w:rsidR="00D9107D" w:rsidRPr="00E665E7" w14:paraId="51F21C49" w14:textId="77777777" w:rsidTr="003A5734">
      <w:tc>
        <w:tcPr>
          <w:tcW w:w="3261" w:type="dxa"/>
        </w:tcPr>
        <w:p w14:paraId="3CD01948" w14:textId="77777777" w:rsidR="00D9107D" w:rsidRPr="00E665E7" w:rsidRDefault="00D9107D" w:rsidP="003A5734">
          <w:pPr>
            <w:jc w:val="center"/>
            <w:rPr>
              <w:rFonts w:ascii="Century Gothic" w:hAnsi="Century Gothic"/>
              <w:b/>
              <w:sz w:val="14"/>
            </w:rPr>
          </w:pPr>
          <w:r w:rsidRPr="00E665E7">
            <w:rPr>
              <w:rFonts w:ascii="Century Gothic" w:hAnsi="Century Gothic"/>
              <w:b/>
              <w:sz w:val="14"/>
            </w:rPr>
            <w:t>MINISTERE DE LA SANTE PUBLIQUE</w:t>
          </w:r>
        </w:p>
        <w:p w14:paraId="1666AC1C" w14:textId="77777777" w:rsidR="00D9107D" w:rsidRPr="00E665E7" w:rsidRDefault="00D9107D" w:rsidP="003A5734">
          <w:pPr>
            <w:jc w:val="center"/>
            <w:rPr>
              <w:rFonts w:ascii="Century Gothic" w:hAnsi="Century Gothic"/>
              <w:b/>
              <w:sz w:val="22"/>
              <w:szCs w:val="22"/>
            </w:rPr>
          </w:pPr>
          <w:r w:rsidRPr="00E665E7">
            <w:rPr>
              <w:rFonts w:ascii="Century Gothic" w:hAnsi="Century Gothic"/>
              <w:b/>
              <w:sz w:val="14"/>
            </w:rPr>
            <w:t>------------------</w:t>
          </w:r>
        </w:p>
      </w:tc>
      <w:tc>
        <w:tcPr>
          <w:tcW w:w="3260" w:type="dxa"/>
          <w:vMerge/>
        </w:tcPr>
        <w:p w14:paraId="7BE5768D" w14:textId="77777777" w:rsidR="00D9107D" w:rsidRPr="00E665E7" w:rsidRDefault="00D9107D" w:rsidP="003A5734">
          <w:pPr>
            <w:jc w:val="both"/>
            <w:rPr>
              <w:rFonts w:ascii="Century Gothic" w:hAnsi="Century Gothic"/>
              <w:b/>
              <w:sz w:val="22"/>
              <w:szCs w:val="22"/>
            </w:rPr>
          </w:pPr>
        </w:p>
      </w:tc>
      <w:tc>
        <w:tcPr>
          <w:tcW w:w="2977" w:type="dxa"/>
        </w:tcPr>
        <w:p w14:paraId="2D01EAE5" w14:textId="77777777" w:rsidR="00D9107D" w:rsidRPr="00E665E7" w:rsidRDefault="00D9107D" w:rsidP="003A5734">
          <w:pPr>
            <w:jc w:val="center"/>
            <w:rPr>
              <w:rFonts w:ascii="Century Gothic" w:hAnsi="Century Gothic"/>
              <w:b/>
              <w:sz w:val="14"/>
            </w:rPr>
          </w:pPr>
          <w:r w:rsidRPr="00E665E7">
            <w:rPr>
              <w:rFonts w:ascii="Century Gothic" w:hAnsi="Century Gothic"/>
              <w:b/>
              <w:sz w:val="14"/>
            </w:rPr>
            <w:t>MINISTRY OF PUBLIC HEALTH</w:t>
          </w:r>
        </w:p>
        <w:p w14:paraId="3D9D2DC8" w14:textId="77777777" w:rsidR="00D9107D" w:rsidRPr="00E665E7" w:rsidRDefault="00D9107D" w:rsidP="003A5734">
          <w:pPr>
            <w:jc w:val="center"/>
            <w:rPr>
              <w:rFonts w:ascii="Century Gothic" w:hAnsi="Century Gothic"/>
              <w:b/>
              <w:sz w:val="22"/>
              <w:szCs w:val="22"/>
            </w:rPr>
          </w:pPr>
          <w:r w:rsidRPr="00E665E7">
            <w:rPr>
              <w:rFonts w:ascii="Century Gothic" w:hAnsi="Century Gothic"/>
              <w:b/>
              <w:sz w:val="14"/>
            </w:rPr>
            <w:t>---------------------</w:t>
          </w:r>
        </w:p>
      </w:tc>
    </w:tr>
    <w:tr w:rsidR="00D9107D" w:rsidRPr="00E665E7" w14:paraId="5D522B09" w14:textId="77777777" w:rsidTr="003A5734">
      <w:tc>
        <w:tcPr>
          <w:tcW w:w="3261" w:type="dxa"/>
        </w:tcPr>
        <w:p w14:paraId="78BD4F70" w14:textId="77777777" w:rsidR="00D9107D" w:rsidRPr="00E665E7" w:rsidRDefault="00D9107D" w:rsidP="003A5734">
          <w:pPr>
            <w:jc w:val="center"/>
            <w:rPr>
              <w:rFonts w:ascii="Century Gothic" w:hAnsi="Century Gothic"/>
              <w:b/>
              <w:sz w:val="14"/>
            </w:rPr>
          </w:pPr>
          <w:r w:rsidRPr="00E665E7">
            <w:rPr>
              <w:rFonts w:ascii="Century Gothic" w:hAnsi="Century Gothic"/>
              <w:b/>
              <w:sz w:val="14"/>
            </w:rPr>
            <w:t>SECRETARIAT GENERAL</w:t>
          </w:r>
        </w:p>
        <w:p w14:paraId="119D8230" w14:textId="77777777" w:rsidR="00D9107D" w:rsidRPr="00E665E7" w:rsidRDefault="00D9107D" w:rsidP="003A5734">
          <w:pPr>
            <w:jc w:val="center"/>
            <w:rPr>
              <w:rFonts w:ascii="Century Gothic" w:hAnsi="Century Gothic"/>
              <w:b/>
              <w:sz w:val="22"/>
              <w:szCs w:val="22"/>
            </w:rPr>
          </w:pPr>
          <w:r w:rsidRPr="00E665E7">
            <w:rPr>
              <w:rFonts w:ascii="Century Gothic" w:hAnsi="Century Gothic"/>
              <w:b/>
              <w:sz w:val="14"/>
            </w:rPr>
            <w:t>--------------------</w:t>
          </w:r>
        </w:p>
      </w:tc>
      <w:tc>
        <w:tcPr>
          <w:tcW w:w="3260" w:type="dxa"/>
          <w:vMerge/>
        </w:tcPr>
        <w:p w14:paraId="629820B6" w14:textId="77777777" w:rsidR="00D9107D" w:rsidRPr="00E665E7" w:rsidRDefault="00D9107D" w:rsidP="003A5734">
          <w:pPr>
            <w:jc w:val="both"/>
            <w:rPr>
              <w:rFonts w:ascii="Century Gothic" w:hAnsi="Century Gothic"/>
              <w:b/>
              <w:sz w:val="22"/>
              <w:szCs w:val="22"/>
            </w:rPr>
          </w:pPr>
        </w:p>
      </w:tc>
      <w:tc>
        <w:tcPr>
          <w:tcW w:w="2977" w:type="dxa"/>
        </w:tcPr>
        <w:p w14:paraId="012BC594" w14:textId="77777777" w:rsidR="00D9107D" w:rsidRPr="00E665E7" w:rsidRDefault="00D9107D" w:rsidP="003A5734">
          <w:pPr>
            <w:jc w:val="center"/>
            <w:rPr>
              <w:rFonts w:ascii="Century Gothic" w:hAnsi="Century Gothic"/>
              <w:b/>
              <w:sz w:val="14"/>
            </w:rPr>
          </w:pPr>
          <w:proofErr w:type="gramStart"/>
          <w:r w:rsidRPr="00E665E7">
            <w:rPr>
              <w:rFonts w:ascii="Century Gothic" w:hAnsi="Century Gothic"/>
              <w:b/>
              <w:sz w:val="14"/>
            </w:rPr>
            <w:t>SECRETARIAT  GENERAL</w:t>
          </w:r>
          <w:proofErr w:type="gramEnd"/>
        </w:p>
        <w:p w14:paraId="074781FB" w14:textId="77777777" w:rsidR="00D9107D" w:rsidRPr="00E665E7" w:rsidRDefault="00D9107D" w:rsidP="003A5734">
          <w:pPr>
            <w:jc w:val="center"/>
            <w:rPr>
              <w:rFonts w:ascii="Century Gothic" w:hAnsi="Century Gothic"/>
              <w:b/>
              <w:sz w:val="22"/>
              <w:szCs w:val="22"/>
            </w:rPr>
          </w:pPr>
          <w:r w:rsidRPr="00E665E7">
            <w:rPr>
              <w:rFonts w:ascii="Century Gothic" w:hAnsi="Century Gothic"/>
              <w:b/>
              <w:sz w:val="14"/>
              <w:lang w:val="fr-CM"/>
            </w:rPr>
            <w:t>---------------------</w:t>
          </w:r>
        </w:p>
      </w:tc>
    </w:tr>
    <w:tr w:rsidR="00D9107D" w:rsidRPr="006F50DC" w14:paraId="0B8B122C" w14:textId="77777777" w:rsidTr="003A5734">
      <w:trPr>
        <w:trHeight w:val="58"/>
      </w:trPr>
      <w:tc>
        <w:tcPr>
          <w:tcW w:w="3261" w:type="dxa"/>
        </w:tcPr>
        <w:p w14:paraId="3449EE18" w14:textId="263D93E9" w:rsidR="00D9107D" w:rsidRPr="00E665E7" w:rsidRDefault="00D9107D" w:rsidP="003A5734">
          <w:pPr>
            <w:jc w:val="center"/>
            <w:rPr>
              <w:rFonts w:ascii="Century Gothic" w:hAnsi="Century Gothic"/>
              <w:b/>
              <w:sz w:val="14"/>
            </w:rPr>
          </w:pPr>
          <w:r w:rsidRPr="00E665E7">
            <w:rPr>
              <w:rFonts w:ascii="Century Gothic" w:hAnsi="Century Gothic"/>
              <w:b/>
              <w:sz w:val="14"/>
            </w:rPr>
            <w:t>DIRECTION DE LA LUTTE CONTRE LA</w:t>
          </w:r>
          <w:r w:rsidR="005E2E52">
            <w:rPr>
              <w:rFonts w:ascii="Century Gothic" w:hAnsi="Century Gothic"/>
              <w:b/>
              <w:sz w:val="14"/>
            </w:rPr>
            <w:t xml:space="preserve"> </w:t>
          </w:r>
          <w:r w:rsidRPr="00E665E7">
            <w:rPr>
              <w:rFonts w:ascii="Century Gothic" w:hAnsi="Century Gothic"/>
              <w:b/>
              <w:sz w:val="14"/>
            </w:rPr>
            <w:t>MALADIE</w:t>
          </w:r>
          <w:r>
            <w:rPr>
              <w:rFonts w:ascii="Century Gothic" w:hAnsi="Century Gothic"/>
              <w:b/>
              <w:sz w:val="14"/>
            </w:rPr>
            <w:t xml:space="preserve"> LES EPIDEMIES ET LES PANDEMIES</w:t>
          </w:r>
        </w:p>
        <w:p w14:paraId="133FED95" w14:textId="77777777" w:rsidR="00D9107D" w:rsidRPr="00E665E7" w:rsidRDefault="00D9107D" w:rsidP="003A5734">
          <w:pPr>
            <w:spacing w:after="240"/>
            <w:jc w:val="center"/>
            <w:rPr>
              <w:rFonts w:ascii="Century Gothic" w:hAnsi="Century Gothic"/>
              <w:b/>
              <w:sz w:val="22"/>
              <w:szCs w:val="22"/>
            </w:rPr>
          </w:pPr>
          <w:r w:rsidRPr="00E665E7">
            <w:rPr>
              <w:rFonts w:ascii="Century Gothic" w:hAnsi="Century Gothic"/>
              <w:b/>
              <w:sz w:val="14"/>
            </w:rPr>
            <w:t>----------------------</w:t>
          </w:r>
        </w:p>
      </w:tc>
      <w:tc>
        <w:tcPr>
          <w:tcW w:w="3260" w:type="dxa"/>
          <w:vMerge/>
        </w:tcPr>
        <w:p w14:paraId="168A1EF6" w14:textId="77777777" w:rsidR="00D9107D" w:rsidRPr="00E665E7" w:rsidRDefault="00D9107D" w:rsidP="003A5734">
          <w:pPr>
            <w:jc w:val="both"/>
            <w:rPr>
              <w:rFonts w:ascii="Century Gothic" w:hAnsi="Century Gothic"/>
              <w:b/>
              <w:sz w:val="22"/>
              <w:szCs w:val="22"/>
            </w:rPr>
          </w:pPr>
        </w:p>
      </w:tc>
      <w:tc>
        <w:tcPr>
          <w:tcW w:w="2977" w:type="dxa"/>
        </w:tcPr>
        <w:p w14:paraId="4BD26ED3" w14:textId="77777777" w:rsidR="00D9107D" w:rsidRPr="006F50DC" w:rsidRDefault="00D9107D" w:rsidP="003A5734">
          <w:pPr>
            <w:jc w:val="center"/>
            <w:rPr>
              <w:rFonts w:ascii="Century Gothic" w:hAnsi="Century Gothic"/>
              <w:b/>
              <w:sz w:val="14"/>
              <w:lang w:val="en-US"/>
            </w:rPr>
          </w:pPr>
          <w:r w:rsidRPr="006F50DC">
            <w:rPr>
              <w:rFonts w:ascii="Century Gothic" w:hAnsi="Century Gothic"/>
              <w:b/>
              <w:sz w:val="14"/>
              <w:lang w:val="en-US"/>
            </w:rPr>
            <w:t>DEPARTMENT OF DISEASE, EPIDEMICS AND PANDEMICS CONTROL</w:t>
          </w:r>
        </w:p>
        <w:p w14:paraId="62F27BFA" w14:textId="77777777" w:rsidR="00D9107D" w:rsidRPr="006F50DC" w:rsidRDefault="00D9107D" w:rsidP="003A5734">
          <w:pPr>
            <w:jc w:val="center"/>
            <w:rPr>
              <w:rFonts w:ascii="Century Gothic" w:hAnsi="Century Gothic"/>
              <w:b/>
              <w:sz w:val="22"/>
              <w:szCs w:val="22"/>
              <w:lang w:val="en-US"/>
            </w:rPr>
          </w:pPr>
          <w:r w:rsidRPr="006F50DC">
            <w:rPr>
              <w:rFonts w:ascii="Century Gothic" w:hAnsi="Century Gothic"/>
              <w:b/>
              <w:sz w:val="14"/>
              <w:lang w:val="en-US"/>
            </w:rPr>
            <w:t>--------------------</w:t>
          </w:r>
        </w:p>
      </w:tc>
    </w:tr>
  </w:tbl>
  <w:p w14:paraId="7144C81F" w14:textId="77777777" w:rsidR="00D9107D" w:rsidRDefault="00D9107D" w:rsidP="00B1295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10B7D"/>
    <w:multiLevelType w:val="multilevel"/>
    <w:tmpl w:val="F9061B8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3027254"/>
    <w:multiLevelType w:val="hybridMultilevel"/>
    <w:tmpl w:val="8ADED2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B5F3E"/>
    <w:multiLevelType w:val="hybridMultilevel"/>
    <w:tmpl w:val="3692D954"/>
    <w:lvl w:ilvl="0" w:tplc="4D16DAB8"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F55B8"/>
    <w:multiLevelType w:val="hybridMultilevel"/>
    <w:tmpl w:val="6AF4B516"/>
    <w:lvl w:ilvl="0" w:tplc="040C000F">
      <w:start w:val="1"/>
      <w:numFmt w:val="decimal"/>
      <w:lvlText w:val="%1."/>
      <w:lvlJc w:val="left"/>
      <w:pPr>
        <w:ind w:left="4260" w:hanging="360"/>
      </w:pPr>
    </w:lvl>
    <w:lvl w:ilvl="1" w:tplc="040C0019" w:tentative="1">
      <w:start w:val="1"/>
      <w:numFmt w:val="lowerLetter"/>
      <w:lvlText w:val="%2."/>
      <w:lvlJc w:val="left"/>
      <w:pPr>
        <w:ind w:left="4980" w:hanging="360"/>
      </w:pPr>
    </w:lvl>
    <w:lvl w:ilvl="2" w:tplc="040C001B" w:tentative="1">
      <w:start w:val="1"/>
      <w:numFmt w:val="lowerRoman"/>
      <w:lvlText w:val="%3."/>
      <w:lvlJc w:val="right"/>
      <w:pPr>
        <w:ind w:left="5700" w:hanging="180"/>
      </w:pPr>
    </w:lvl>
    <w:lvl w:ilvl="3" w:tplc="040C000F" w:tentative="1">
      <w:start w:val="1"/>
      <w:numFmt w:val="decimal"/>
      <w:lvlText w:val="%4."/>
      <w:lvlJc w:val="left"/>
      <w:pPr>
        <w:ind w:left="6420" w:hanging="360"/>
      </w:pPr>
    </w:lvl>
    <w:lvl w:ilvl="4" w:tplc="040C0019" w:tentative="1">
      <w:start w:val="1"/>
      <w:numFmt w:val="lowerLetter"/>
      <w:lvlText w:val="%5."/>
      <w:lvlJc w:val="left"/>
      <w:pPr>
        <w:ind w:left="7140" w:hanging="360"/>
      </w:pPr>
    </w:lvl>
    <w:lvl w:ilvl="5" w:tplc="040C001B" w:tentative="1">
      <w:start w:val="1"/>
      <w:numFmt w:val="lowerRoman"/>
      <w:lvlText w:val="%6."/>
      <w:lvlJc w:val="right"/>
      <w:pPr>
        <w:ind w:left="7860" w:hanging="180"/>
      </w:pPr>
    </w:lvl>
    <w:lvl w:ilvl="6" w:tplc="040C000F" w:tentative="1">
      <w:start w:val="1"/>
      <w:numFmt w:val="decimal"/>
      <w:lvlText w:val="%7."/>
      <w:lvlJc w:val="left"/>
      <w:pPr>
        <w:ind w:left="8580" w:hanging="360"/>
      </w:pPr>
    </w:lvl>
    <w:lvl w:ilvl="7" w:tplc="040C0019" w:tentative="1">
      <w:start w:val="1"/>
      <w:numFmt w:val="lowerLetter"/>
      <w:lvlText w:val="%8."/>
      <w:lvlJc w:val="left"/>
      <w:pPr>
        <w:ind w:left="9300" w:hanging="360"/>
      </w:pPr>
    </w:lvl>
    <w:lvl w:ilvl="8" w:tplc="040C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4" w15:restartNumberingAfterBreak="0">
    <w:nsid w:val="1FFF216E"/>
    <w:multiLevelType w:val="hybridMultilevel"/>
    <w:tmpl w:val="7968183C"/>
    <w:lvl w:ilvl="0" w:tplc="4D16DAB8"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85E6F"/>
    <w:multiLevelType w:val="hybridMultilevel"/>
    <w:tmpl w:val="7BC4812E"/>
    <w:lvl w:ilvl="0" w:tplc="040C000F">
      <w:start w:val="1"/>
      <w:numFmt w:val="decimal"/>
      <w:lvlText w:val="%1."/>
      <w:lvlJc w:val="left"/>
      <w:pPr>
        <w:ind w:left="4260" w:hanging="360"/>
      </w:pPr>
    </w:lvl>
    <w:lvl w:ilvl="1" w:tplc="040C0019" w:tentative="1">
      <w:start w:val="1"/>
      <w:numFmt w:val="lowerLetter"/>
      <w:lvlText w:val="%2."/>
      <w:lvlJc w:val="left"/>
      <w:pPr>
        <w:ind w:left="4980" w:hanging="360"/>
      </w:pPr>
    </w:lvl>
    <w:lvl w:ilvl="2" w:tplc="040C001B" w:tentative="1">
      <w:start w:val="1"/>
      <w:numFmt w:val="lowerRoman"/>
      <w:lvlText w:val="%3."/>
      <w:lvlJc w:val="right"/>
      <w:pPr>
        <w:ind w:left="5700" w:hanging="180"/>
      </w:pPr>
    </w:lvl>
    <w:lvl w:ilvl="3" w:tplc="040C000F" w:tentative="1">
      <w:start w:val="1"/>
      <w:numFmt w:val="decimal"/>
      <w:lvlText w:val="%4."/>
      <w:lvlJc w:val="left"/>
      <w:pPr>
        <w:ind w:left="6420" w:hanging="360"/>
      </w:pPr>
    </w:lvl>
    <w:lvl w:ilvl="4" w:tplc="040C0019" w:tentative="1">
      <w:start w:val="1"/>
      <w:numFmt w:val="lowerLetter"/>
      <w:lvlText w:val="%5."/>
      <w:lvlJc w:val="left"/>
      <w:pPr>
        <w:ind w:left="7140" w:hanging="360"/>
      </w:pPr>
    </w:lvl>
    <w:lvl w:ilvl="5" w:tplc="040C001B" w:tentative="1">
      <w:start w:val="1"/>
      <w:numFmt w:val="lowerRoman"/>
      <w:lvlText w:val="%6."/>
      <w:lvlJc w:val="right"/>
      <w:pPr>
        <w:ind w:left="7860" w:hanging="180"/>
      </w:pPr>
    </w:lvl>
    <w:lvl w:ilvl="6" w:tplc="040C000F" w:tentative="1">
      <w:start w:val="1"/>
      <w:numFmt w:val="decimal"/>
      <w:lvlText w:val="%7."/>
      <w:lvlJc w:val="left"/>
      <w:pPr>
        <w:ind w:left="8580" w:hanging="360"/>
      </w:pPr>
    </w:lvl>
    <w:lvl w:ilvl="7" w:tplc="040C0019" w:tentative="1">
      <w:start w:val="1"/>
      <w:numFmt w:val="lowerLetter"/>
      <w:lvlText w:val="%8."/>
      <w:lvlJc w:val="left"/>
      <w:pPr>
        <w:ind w:left="9300" w:hanging="360"/>
      </w:pPr>
    </w:lvl>
    <w:lvl w:ilvl="8" w:tplc="040C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6" w15:restartNumberingAfterBreak="0">
    <w:nsid w:val="22106EAA"/>
    <w:multiLevelType w:val="multilevel"/>
    <w:tmpl w:val="58123102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9F83EF0"/>
    <w:multiLevelType w:val="hybridMultilevel"/>
    <w:tmpl w:val="76A056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017750"/>
    <w:multiLevelType w:val="hybridMultilevel"/>
    <w:tmpl w:val="17569C2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B2043E"/>
    <w:multiLevelType w:val="hybridMultilevel"/>
    <w:tmpl w:val="CD6424EC"/>
    <w:lvl w:ilvl="0" w:tplc="4D16DAB8"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0553BF"/>
    <w:multiLevelType w:val="hybridMultilevel"/>
    <w:tmpl w:val="F642C8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CE7AB4"/>
    <w:multiLevelType w:val="multilevel"/>
    <w:tmpl w:val="303E0AC0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4D881093"/>
    <w:multiLevelType w:val="hybridMultilevel"/>
    <w:tmpl w:val="9CFE5586"/>
    <w:lvl w:ilvl="0" w:tplc="73B0B4F4">
      <w:start w:val="13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8A29C8"/>
    <w:multiLevelType w:val="multilevel"/>
    <w:tmpl w:val="12A82B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5612FB"/>
    <w:multiLevelType w:val="multilevel"/>
    <w:tmpl w:val="D57458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6D1A45B1"/>
    <w:multiLevelType w:val="hybridMultilevel"/>
    <w:tmpl w:val="91FAA1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695F69"/>
    <w:multiLevelType w:val="hybridMultilevel"/>
    <w:tmpl w:val="F0C456B6"/>
    <w:lvl w:ilvl="0" w:tplc="4D16DAB8"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BC47A6"/>
    <w:multiLevelType w:val="hybridMultilevel"/>
    <w:tmpl w:val="D3841A3A"/>
    <w:lvl w:ilvl="0" w:tplc="4D16DAB8"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4D6E62"/>
    <w:multiLevelType w:val="hybridMultilevel"/>
    <w:tmpl w:val="DF10FA92"/>
    <w:lvl w:ilvl="0" w:tplc="76F070B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057595">
    <w:abstractNumId w:val="13"/>
  </w:num>
  <w:num w:numId="2" w16cid:durableId="555313812">
    <w:abstractNumId w:val="4"/>
  </w:num>
  <w:num w:numId="3" w16cid:durableId="351733254">
    <w:abstractNumId w:val="16"/>
  </w:num>
  <w:num w:numId="4" w16cid:durableId="1203860038">
    <w:abstractNumId w:val="3"/>
  </w:num>
  <w:num w:numId="5" w16cid:durableId="1295794162">
    <w:abstractNumId w:val="10"/>
  </w:num>
  <w:num w:numId="6" w16cid:durableId="827482083">
    <w:abstractNumId w:val="5"/>
  </w:num>
  <w:num w:numId="7" w16cid:durableId="136804850">
    <w:abstractNumId w:val="9"/>
  </w:num>
  <w:num w:numId="8" w16cid:durableId="1493908310">
    <w:abstractNumId w:val="17"/>
  </w:num>
  <w:num w:numId="9" w16cid:durableId="231741129">
    <w:abstractNumId w:val="2"/>
  </w:num>
  <w:num w:numId="10" w16cid:durableId="1075207161">
    <w:abstractNumId w:val="14"/>
  </w:num>
  <w:num w:numId="11" w16cid:durableId="420611962">
    <w:abstractNumId w:val="15"/>
  </w:num>
  <w:num w:numId="12" w16cid:durableId="1049766409">
    <w:abstractNumId w:val="1"/>
  </w:num>
  <w:num w:numId="13" w16cid:durableId="78336541">
    <w:abstractNumId w:val="6"/>
  </w:num>
  <w:num w:numId="14" w16cid:durableId="702176388">
    <w:abstractNumId w:val="18"/>
  </w:num>
  <w:num w:numId="15" w16cid:durableId="733898326">
    <w:abstractNumId w:val="11"/>
  </w:num>
  <w:num w:numId="16" w16cid:durableId="763766564">
    <w:abstractNumId w:val="0"/>
  </w:num>
  <w:num w:numId="17" w16cid:durableId="476534332">
    <w:abstractNumId w:val="12"/>
  </w:num>
  <w:num w:numId="18" w16cid:durableId="2026517694">
    <w:abstractNumId w:val="8"/>
  </w:num>
  <w:num w:numId="19" w16cid:durableId="1522623159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0B82"/>
    <w:rsid w:val="00002D20"/>
    <w:rsid w:val="00002E71"/>
    <w:rsid w:val="00003328"/>
    <w:rsid w:val="0000364E"/>
    <w:rsid w:val="00003A59"/>
    <w:rsid w:val="00004767"/>
    <w:rsid w:val="00005385"/>
    <w:rsid w:val="000078BC"/>
    <w:rsid w:val="00007C6E"/>
    <w:rsid w:val="00011CDB"/>
    <w:rsid w:val="00014757"/>
    <w:rsid w:val="00014ED4"/>
    <w:rsid w:val="00014EEB"/>
    <w:rsid w:val="00016010"/>
    <w:rsid w:val="0001637A"/>
    <w:rsid w:val="00020F3D"/>
    <w:rsid w:val="00022116"/>
    <w:rsid w:val="0002268F"/>
    <w:rsid w:val="00022D6D"/>
    <w:rsid w:val="00023497"/>
    <w:rsid w:val="00024326"/>
    <w:rsid w:val="000245ED"/>
    <w:rsid w:val="000249B0"/>
    <w:rsid w:val="00024E97"/>
    <w:rsid w:val="0002572F"/>
    <w:rsid w:val="00025BDA"/>
    <w:rsid w:val="00025F57"/>
    <w:rsid w:val="0002746C"/>
    <w:rsid w:val="000319FC"/>
    <w:rsid w:val="00031EC1"/>
    <w:rsid w:val="00034896"/>
    <w:rsid w:val="0003702E"/>
    <w:rsid w:val="000372A6"/>
    <w:rsid w:val="000409F0"/>
    <w:rsid w:val="0004181B"/>
    <w:rsid w:val="00041E2F"/>
    <w:rsid w:val="00043495"/>
    <w:rsid w:val="000439D1"/>
    <w:rsid w:val="00043C33"/>
    <w:rsid w:val="00045C2A"/>
    <w:rsid w:val="00045E4D"/>
    <w:rsid w:val="00046C09"/>
    <w:rsid w:val="00046E6C"/>
    <w:rsid w:val="00047205"/>
    <w:rsid w:val="00050B04"/>
    <w:rsid w:val="0005290D"/>
    <w:rsid w:val="000551A0"/>
    <w:rsid w:val="00055CA5"/>
    <w:rsid w:val="00056130"/>
    <w:rsid w:val="00056B5A"/>
    <w:rsid w:val="00056FDB"/>
    <w:rsid w:val="000625AA"/>
    <w:rsid w:val="000646B2"/>
    <w:rsid w:val="000664F6"/>
    <w:rsid w:val="0007004A"/>
    <w:rsid w:val="0007050D"/>
    <w:rsid w:val="000713EC"/>
    <w:rsid w:val="000715F5"/>
    <w:rsid w:val="00071944"/>
    <w:rsid w:val="000722B0"/>
    <w:rsid w:val="000724AD"/>
    <w:rsid w:val="00073765"/>
    <w:rsid w:val="00073C5A"/>
    <w:rsid w:val="00073D2B"/>
    <w:rsid w:val="000748B4"/>
    <w:rsid w:val="00075784"/>
    <w:rsid w:val="0007677B"/>
    <w:rsid w:val="00076E17"/>
    <w:rsid w:val="00077850"/>
    <w:rsid w:val="00077A6B"/>
    <w:rsid w:val="000804C9"/>
    <w:rsid w:val="0008402E"/>
    <w:rsid w:val="00086E96"/>
    <w:rsid w:val="00087B2B"/>
    <w:rsid w:val="00090426"/>
    <w:rsid w:val="000905A0"/>
    <w:rsid w:val="000926C8"/>
    <w:rsid w:val="00094A7F"/>
    <w:rsid w:val="00094AAB"/>
    <w:rsid w:val="000A0B52"/>
    <w:rsid w:val="000A0C87"/>
    <w:rsid w:val="000A1202"/>
    <w:rsid w:val="000A1DFF"/>
    <w:rsid w:val="000A2478"/>
    <w:rsid w:val="000A2BA2"/>
    <w:rsid w:val="000A2F6F"/>
    <w:rsid w:val="000A43F5"/>
    <w:rsid w:val="000A46A4"/>
    <w:rsid w:val="000A49A8"/>
    <w:rsid w:val="000A4AEB"/>
    <w:rsid w:val="000A50F0"/>
    <w:rsid w:val="000A546F"/>
    <w:rsid w:val="000A6451"/>
    <w:rsid w:val="000A7180"/>
    <w:rsid w:val="000A75C1"/>
    <w:rsid w:val="000A7D0D"/>
    <w:rsid w:val="000A7DA5"/>
    <w:rsid w:val="000B038A"/>
    <w:rsid w:val="000B08A0"/>
    <w:rsid w:val="000B13C5"/>
    <w:rsid w:val="000B1608"/>
    <w:rsid w:val="000B180F"/>
    <w:rsid w:val="000B24CD"/>
    <w:rsid w:val="000B357B"/>
    <w:rsid w:val="000B399B"/>
    <w:rsid w:val="000B468B"/>
    <w:rsid w:val="000B5679"/>
    <w:rsid w:val="000B56B0"/>
    <w:rsid w:val="000B63EE"/>
    <w:rsid w:val="000B780A"/>
    <w:rsid w:val="000C07F5"/>
    <w:rsid w:val="000C1084"/>
    <w:rsid w:val="000C1235"/>
    <w:rsid w:val="000C2372"/>
    <w:rsid w:val="000C25BA"/>
    <w:rsid w:val="000C25C1"/>
    <w:rsid w:val="000C2AB2"/>
    <w:rsid w:val="000C2EF6"/>
    <w:rsid w:val="000C3804"/>
    <w:rsid w:val="000C3B04"/>
    <w:rsid w:val="000C4611"/>
    <w:rsid w:val="000C49A9"/>
    <w:rsid w:val="000C5F15"/>
    <w:rsid w:val="000C6997"/>
    <w:rsid w:val="000C6F5A"/>
    <w:rsid w:val="000C73D2"/>
    <w:rsid w:val="000D0140"/>
    <w:rsid w:val="000D0E49"/>
    <w:rsid w:val="000D0EBF"/>
    <w:rsid w:val="000D1E47"/>
    <w:rsid w:val="000D2096"/>
    <w:rsid w:val="000D2C80"/>
    <w:rsid w:val="000D4926"/>
    <w:rsid w:val="000D4EAD"/>
    <w:rsid w:val="000D50DC"/>
    <w:rsid w:val="000D5C28"/>
    <w:rsid w:val="000D5F3A"/>
    <w:rsid w:val="000D78EE"/>
    <w:rsid w:val="000D7D42"/>
    <w:rsid w:val="000E02AD"/>
    <w:rsid w:val="000E04DF"/>
    <w:rsid w:val="000E1CE8"/>
    <w:rsid w:val="000E3C29"/>
    <w:rsid w:val="000E3F8E"/>
    <w:rsid w:val="000E5028"/>
    <w:rsid w:val="000F0C3D"/>
    <w:rsid w:val="000F2EBB"/>
    <w:rsid w:val="000F33CA"/>
    <w:rsid w:val="000F376B"/>
    <w:rsid w:val="000F3F29"/>
    <w:rsid w:val="000F434B"/>
    <w:rsid w:val="000F67B6"/>
    <w:rsid w:val="000F6D1F"/>
    <w:rsid w:val="000F7095"/>
    <w:rsid w:val="000F7F4F"/>
    <w:rsid w:val="00103068"/>
    <w:rsid w:val="00104F64"/>
    <w:rsid w:val="00110F88"/>
    <w:rsid w:val="0011160B"/>
    <w:rsid w:val="0011249E"/>
    <w:rsid w:val="00112F8F"/>
    <w:rsid w:val="00113E78"/>
    <w:rsid w:val="00113EA5"/>
    <w:rsid w:val="0011428F"/>
    <w:rsid w:val="0011453B"/>
    <w:rsid w:val="001149D0"/>
    <w:rsid w:val="00114DBD"/>
    <w:rsid w:val="0011618C"/>
    <w:rsid w:val="001179C8"/>
    <w:rsid w:val="00120E52"/>
    <w:rsid w:val="00121E9A"/>
    <w:rsid w:val="00122621"/>
    <w:rsid w:val="00122C93"/>
    <w:rsid w:val="00123A00"/>
    <w:rsid w:val="00124526"/>
    <w:rsid w:val="00124F11"/>
    <w:rsid w:val="0012536C"/>
    <w:rsid w:val="001257F4"/>
    <w:rsid w:val="00126D80"/>
    <w:rsid w:val="00130AB0"/>
    <w:rsid w:val="001313FD"/>
    <w:rsid w:val="00131CEF"/>
    <w:rsid w:val="00132BAD"/>
    <w:rsid w:val="00134BAE"/>
    <w:rsid w:val="001401BB"/>
    <w:rsid w:val="00141B78"/>
    <w:rsid w:val="00144927"/>
    <w:rsid w:val="00145239"/>
    <w:rsid w:val="00146207"/>
    <w:rsid w:val="00147251"/>
    <w:rsid w:val="0015011C"/>
    <w:rsid w:val="001511DE"/>
    <w:rsid w:val="0015164D"/>
    <w:rsid w:val="00151DD6"/>
    <w:rsid w:val="001558D0"/>
    <w:rsid w:val="00157E3A"/>
    <w:rsid w:val="00160846"/>
    <w:rsid w:val="001627BD"/>
    <w:rsid w:val="00162F2B"/>
    <w:rsid w:val="00164E84"/>
    <w:rsid w:val="0016638C"/>
    <w:rsid w:val="00166ED9"/>
    <w:rsid w:val="00170828"/>
    <w:rsid w:val="0017189C"/>
    <w:rsid w:val="00171AA0"/>
    <w:rsid w:val="0017215F"/>
    <w:rsid w:val="001725C6"/>
    <w:rsid w:val="00174007"/>
    <w:rsid w:val="001769FD"/>
    <w:rsid w:val="00176C39"/>
    <w:rsid w:val="00176D3E"/>
    <w:rsid w:val="00176ED7"/>
    <w:rsid w:val="00177E7E"/>
    <w:rsid w:val="00180107"/>
    <w:rsid w:val="00181062"/>
    <w:rsid w:val="00182004"/>
    <w:rsid w:val="001858F2"/>
    <w:rsid w:val="001859CF"/>
    <w:rsid w:val="00185C1C"/>
    <w:rsid w:val="001868A0"/>
    <w:rsid w:val="00187049"/>
    <w:rsid w:val="001966EE"/>
    <w:rsid w:val="00196F42"/>
    <w:rsid w:val="001A0017"/>
    <w:rsid w:val="001A1955"/>
    <w:rsid w:val="001A1C8A"/>
    <w:rsid w:val="001A2514"/>
    <w:rsid w:val="001A2AC9"/>
    <w:rsid w:val="001A375C"/>
    <w:rsid w:val="001A4F6D"/>
    <w:rsid w:val="001A5A38"/>
    <w:rsid w:val="001A6B38"/>
    <w:rsid w:val="001A6FF7"/>
    <w:rsid w:val="001A7576"/>
    <w:rsid w:val="001B006F"/>
    <w:rsid w:val="001B0498"/>
    <w:rsid w:val="001B2EE3"/>
    <w:rsid w:val="001B34D7"/>
    <w:rsid w:val="001B4617"/>
    <w:rsid w:val="001B55FA"/>
    <w:rsid w:val="001B5E6C"/>
    <w:rsid w:val="001C058C"/>
    <w:rsid w:val="001C1C2B"/>
    <w:rsid w:val="001C398C"/>
    <w:rsid w:val="001C39D6"/>
    <w:rsid w:val="001C50F8"/>
    <w:rsid w:val="001C5E8E"/>
    <w:rsid w:val="001C617A"/>
    <w:rsid w:val="001C626C"/>
    <w:rsid w:val="001D2372"/>
    <w:rsid w:val="001D3060"/>
    <w:rsid w:val="001D378B"/>
    <w:rsid w:val="001D3FDE"/>
    <w:rsid w:val="001D4B01"/>
    <w:rsid w:val="001D50B6"/>
    <w:rsid w:val="001D7140"/>
    <w:rsid w:val="001D7C23"/>
    <w:rsid w:val="001E1F4F"/>
    <w:rsid w:val="001E25F9"/>
    <w:rsid w:val="001E30EE"/>
    <w:rsid w:val="001E3FAA"/>
    <w:rsid w:val="001E424B"/>
    <w:rsid w:val="001E44F9"/>
    <w:rsid w:val="001E5D17"/>
    <w:rsid w:val="001F13A9"/>
    <w:rsid w:val="001F4EF9"/>
    <w:rsid w:val="001F69C8"/>
    <w:rsid w:val="00200D8F"/>
    <w:rsid w:val="00202165"/>
    <w:rsid w:val="002025A3"/>
    <w:rsid w:val="0020379C"/>
    <w:rsid w:val="002038C4"/>
    <w:rsid w:val="00203A86"/>
    <w:rsid w:val="002050DD"/>
    <w:rsid w:val="00206442"/>
    <w:rsid w:val="0020690D"/>
    <w:rsid w:val="00207D66"/>
    <w:rsid w:val="002128D2"/>
    <w:rsid w:val="00215367"/>
    <w:rsid w:val="0021543F"/>
    <w:rsid w:val="00221F70"/>
    <w:rsid w:val="00222412"/>
    <w:rsid w:val="00222729"/>
    <w:rsid w:val="002233AE"/>
    <w:rsid w:val="002249E1"/>
    <w:rsid w:val="00225602"/>
    <w:rsid w:val="00226FEB"/>
    <w:rsid w:val="002270D6"/>
    <w:rsid w:val="00231388"/>
    <w:rsid w:val="00231B6A"/>
    <w:rsid w:val="00232088"/>
    <w:rsid w:val="002328DC"/>
    <w:rsid w:val="002337E8"/>
    <w:rsid w:val="00233AB6"/>
    <w:rsid w:val="0023402F"/>
    <w:rsid w:val="002346D3"/>
    <w:rsid w:val="00234C7F"/>
    <w:rsid w:val="0023506E"/>
    <w:rsid w:val="002361DB"/>
    <w:rsid w:val="002371F9"/>
    <w:rsid w:val="002373ED"/>
    <w:rsid w:val="00237660"/>
    <w:rsid w:val="00240BDF"/>
    <w:rsid w:val="002411E2"/>
    <w:rsid w:val="00243AFF"/>
    <w:rsid w:val="002447FD"/>
    <w:rsid w:val="00247871"/>
    <w:rsid w:val="00247A4D"/>
    <w:rsid w:val="00247A53"/>
    <w:rsid w:val="00251B19"/>
    <w:rsid w:val="00251B43"/>
    <w:rsid w:val="002523D9"/>
    <w:rsid w:val="00252C99"/>
    <w:rsid w:val="00252D9B"/>
    <w:rsid w:val="00252EE1"/>
    <w:rsid w:val="002537AB"/>
    <w:rsid w:val="00253C33"/>
    <w:rsid w:val="00254C3D"/>
    <w:rsid w:val="00254F2B"/>
    <w:rsid w:val="0025681A"/>
    <w:rsid w:val="00256B9C"/>
    <w:rsid w:val="002570A6"/>
    <w:rsid w:val="00257B18"/>
    <w:rsid w:val="002603DC"/>
    <w:rsid w:val="00260789"/>
    <w:rsid w:val="002607D9"/>
    <w:rsid w:val="00260A1C"/>
    <w:rsid w:val="00260B82"/>
    <w:rsid w:val="002618CC"/>
    <w:rsid w:val="002627B8"/>
    <w:rsid w:val="0026373F"/>
    <w:rsid w:val="00264622"/>
    <w:rsid w:val="002662F0"/>
    <w:rsid w:val="00267487"/>
    <w:rsid w:val="00267EAE"/>
    <w:rsid w:val="00271348"/>
    <w:rsid w:val="00271AF8"/>
    <w:rsid w:val="00271CD3"/>
    <w:rsid w:val="00272B69"/>
    <w:rsid w:val="00273DAC"/>
    <w:rsid w:val="00275BEB"/>
    <w:rsid w:val="00280928"/>
    <w:rsid w:val="00281056"/>
    <w:rsid w:val="0028114B"/>
    <w:rsid w:val="00281659"/>
    <w:rsid w:val="002821B4"/>
    <w:rsid w:val="00284532"/>
    <w:rsid w:val="002852E8"/>
    <w:rsid w:val="00287C69"/>
    <w:rsid w:val="002904F4"/>
    <w:rsid w:val="00292C5C"/>
    <w:rsid w:val="00292F3B"/>
    <w:rsid w:val="0029343B"/>
    <w:rsid w:val="00293B54"/>
    <w:rsid w:val="002948D6"/>
    <w:rsid w:val="002955C9"/>
    <w:rsid w:val="002A0679"/>
    <w:rsid w:val="002A082A"/>
    <w:rsid w:val="002A0CB7"/>
    <w:rsid w:val="002A1AA7"/>
    <w:rsid w:val="002A213B"/>
    <w:rsid w:val="002A2E90"/>
    <w:rsid w:val="002A3120"/>
    <w:rsid w:val="002A431E"/>
    <w:rsid w:val="002A581A"/>
    <w:rsid w:val="002A59FC"/>
    <w:rsid w:val="002A5E88"/>
    <w:rsid w:val="002A6096"/>
    <w:rsid w:val="002B2563"/>
    <w:rsid w:val="002B284E"/>
    <w:rsid w:val="002B2EDD"/>
    <w:rsid w:val="002B324D"/>
    <w:rsid w:val="002B5015"/>
    <w:rsid w:val="002B58D2"/>
    <w:rsid w:val="002B6245"/>
    <w:rsid w:val="002B7A8B"/>
    <w:rsid w:val="002C02CE"/>
    <w:rsid w:val="002C0B91"/>
    <w:rsid w:val="002C26CA"/>
    <w:rsid w:val="002C2AD2"/>
    <w:rsid w:val="002C4E52"/>
    <w:rsid w:val="002C504A"/>
    <w:rsid w:val="002C7AF7"/>
    <w:rsid w:val="002C7BCC"/>
    <w:rsid w:val="002D0BC9"/>
    <w:rsid w:val="002D1A24"/>
    <w:rsid w:val="002D1C07"/>
    <w:rsid w:val="002D3217"/>
    <w:rsid w:val="002D33D1"/>
    <w:rsid w:val="002D3F55"/>
    <w:rsid w:val="002D4C15"/>
    <w:rsid w:val="002D52FC"/>
    <w:rsid w:val="002D5A8C"/>
    <w:rsid w:val="002D6747"/>
    <w:rsid w:val="002D7CDE"/>
    <w:rsid w:val="002E1632"/>
    <w:rsid w:val="002E3CA0"/>
    <w:rsid w:val="002E3EAC"/>
    <w:rsid w:val="002E4A71"/>
    <w:rsid w:val="002E4CC9"/>
    <w:rsid w:val="002E4CE2"/>
    <w:rsid w:val="002E59BC"/>
    <w:rsid w:val="002E6878"/>
    <w:rsid w:val="002E6BF8"/>
    <w:rsid w:val="002E7861"/>
    <w:rsid w:val="002E7E02"/>
    <w:rsid w:val="002F0C2D"/>
    <w:rsid w:val="002F10A2"/>
    <w:rsid w:val="002F1AF5"/>
    <w:rsid w:val="002F4EE8"/>
    <w:rsid w:val="002F515E"/>
    <w:rsid w:val="002F5291"/>
    <w:rsid w:val="002F66BE"/>
    <w:rsid w:val="002F74B1"/>
    <w:rsid w:val="00300BD5"/>
    <w:rsid w:val="00301923"/>
    <w:rsid w:val="0030219E"/>
    <w:rsid w:val="00302538"/>
    <w:rsid w:val="00304ADF"/>
    <w:rsid w:val="00307071"/>
    <w:rsid w:val="00307088"/>
    <w:rsid w:val="003071ED"/>
    <w:rsid w:val="00311494"/>
    <w:rsid w:val="00311C8D"/>
    <w:rsid w:val="003124E8"/>
    <w:rsid w:val="00312ECD"/>
    <w:rsid w:val="003141F4"/>
    <w:rsid w:val="0031548C"/>
    <w:rsid w:val="00316858"/>
    <w:rsid w:val="003172E3"/>
    <w:rsid w:val="003178FA"/>
    <w:rsid w:val="00317D6D"/>
    <w:rsid w:val="003202B4"/>
    <w:rsid w:val="00321B07"/>
    <w:rsid w:val="003220BE"/>
    <w:rsid w:val="00322B9A"/>
    <w:rsid w:val="00322F0C"/>
    <w:rsid w:val="00323C40"/>
    <w:rsid w:val="003240F2"/>
    <w:rsid w:val="0032410E"/>
    <w:rsid w:val="00326CC0"/>
    <w:rsid w:val="00331B09"/>
    <w:rsid w:val="00332291"/>
    <w:rsid w:val="00332374"/>
    <w:rsid w:val="003327EE"/>
    <w:rsid w:val="00333DDF"/>
    <w:rsid w:val="00334BF3"/>
    <w:rsid w:val="00336092"/>
    <w:rsid w:val="003365C1"/>
    <w:rsid w:val="00336615"/>
    <w:rsid w:val="00336DE1"/>
    <w:rsid w:val="00341352"/>
    <w:rsid w:val="003433B8"/>
    <w:rsid w:val="00343652"/>
    <w:rsid w:val="00343ACC"/>
    <w:rsid w:val="0034520B"/>
    <w:rsid w:val="0034542A"/>
    <w:rsid w:val="003463D1"/>
    <w:rsid w:val="0034645E"/>
    <w:rsid w:val="00346803"/>
    <w:rsid w:val="00346ADD"/>
    <w:rsid w:val="0034766E"/>
    <w:rsid w:val="00351979"/>
    <w:rsid w:val="003527BC"/>
    <w:rsid w:val="00352D9B"/>
    <w:rsid w:val="0035471A"/>
    <w:rsid w:val="00355845"/>
    <w:rsid w:val="003577C2"/>
    <w:rsid w:val="00360AC8"/>
    <w:rsid w:val="003611B3"/>
    <w:rsid w:val="00362A57"/>
    <w:rsid w:val="0036300C"/>
    <w:rsid w:val="00367047"/>
    <w:rsid w:val="00370068"/>
    <w:rsid w:val="00370B93"/>
    <w:rsid w:val="00370E55"/>
    <w:rsid w:val="00371389"/>
    <w:rsid w:val="00371F8F"/>
    <w:rsid w:val="003724E7"/>
    <w:rsid w:val="00372B16"/>
    <w:rsid w:val="003733C3"/>
    <w:rsid w:val="003742F5"/>
    <w:rsid w:val="0037456B"/>
    <w:rsid w:val="00374749"/>
    <w:rsid w:val="003747E4"/>
    <w:rsid w:val="00374E4C"/>
    <w:rsid w:val="0037518C"/>
    <w:rsid w:val="003752FE"/>
    <w:rsid w:val="00376525"/>
    <w:rsid w:val="003776C4"/>
    <w:rsid w:val="0037786D"/>
    <w:rsid w:val="00381956"/>
    <w:rsid w:val="00381DDC"/>
    <w:rsid w:val="00382CA8"/>
    <w:rsid w:val="00383D8E"/>
    <w:rsid w:val="003850AC"/>
    <w:rsid w:val="00385A95"/>
    <w:rsid w:val="003860BF"/>
    <w:rsid w:val="003860DD"/>
    <w:rsid w:val="003864AC"/>
    <w:rsid w:val="00387D35"/>
    <w:rsid w:val="00392101"/>
    <w:rsid w:val="003928FB"/>
    <w:rsid w:val="00393357"/>
    <w:rsid w:val="00393664"/>
    <w:rsid w:val="00393D3E"/>
    <w:rsid w:val="00394291"/>
    <w:rsid w:val="0039521F"/>
    <w:rsid w:val="00395CC0"/>
    <w:rsid w:val="00395E3D"/>
    <w:rsid w:val="0039619B"/>
    <w:rsid w:val="00396F6D"/>
    <w:rsid w:val="00397BBE"/>
    <w:rsid w:val="003A0082"/>
    <w:rsid w:val="003A22C1"/>
    <w:rsid w:val="003A3C67"/>
    <w:rsid w:val="003A4191"/>
    <w:rsid w:val="003A53A2"/>
    <w:rsid w:val="003A5734"/>
    <w:rsid w:val="003A7E1B"/>
    <w:rsid w:val="003B0126"/>
    <w:rsid w:val="003B19A0"/>
    <w:rsid w:val="003B1A6D"/>
    <w:rsid w:val="003B2304"/>
    <w:rsid w:val="003B411E"/>
    <w:rsid w:val="003B46B4"/>
    <w:rsid w:val="003B5AD4"/>
    <w:rsid w:val="003B5AF4"/>
    <w:rsid w:val="003B6D85"/>
    <w:rsid w:val="003C101B"/>
    <w:rsid w:val="003C1111"/>
    <w:rsid w:val="003C15DA"/>
    <w:rsid w:val="003C4463"/>
    <w:rsid w:val="003C563A"/>
    <w:rsid w:val="003C5DCA"/>
    <w:rsid w:val="003C6F79"/>
    <w:rsid w:val="003C72CF"/>
    <w:rsid w:val="003C77C2"/>
    <w:rsid w:val="003D0AC7"/>
    <w:rsid w:val="003D10D0"/>
    <w:rsid w:val="003D134A"/>
    <w:rsid w:val="003D1612"/>
    <w:rsid w:val="003D3CE9"/>
    <w:rsid w:val="003D4EC8"/>
    <w:rsid w:val="003D52A3"/>
    <w:rsid w:val="003D5FE8"/>
    <w:rsid w:val="003D6974"/>
    <w:rsid w:val="003E0665"/>
    <w:rsid w:val="003E291F"/>
    <w:rsid w:val="003E541F"/>
    <w:rsid w:val="003E7082"/>
    <w:rsid w:val="003E7566"/>
    <w:rsid w:val="003F0DDD"/>
    <w:rsid w:val="003F12FE"/>
    <w:rsid w:val="003F17E6"/>
    <w:rsid w:val="003F1B4B"/>
    <w:rsid w:val="003F1CE0"/>
    <w:rsid w:val="003F2571"/>
    <w:rsid w:val="003F4DE6"/>
    <w:rsid w:val="003F5382"/>
    <w:rsid w:val="003F546C"/>
    <w:rsid w:val="003F60FD"/>
    <w:rsid w:val="003F6EAA"/>
    <w:rsid w:val="003F7F64"/>
    <w:rsid w:val="004000D8"/>
    <w:rsid w:val="004023FF"/>
    <w:rsid w:val="00402423"/>
    <w:rsid w:val="00402FD9"/>
    <w:rsid w:val="0040318A"/>
    <w:rsid w:val="00403E20"/>
    <w:rsid w:val="0040497D"/>
    <w:rsid w:val="00405700"/>
    <w:rsid w:val="004107CA"/>
    <w:rsid w:val="00410FD8"/>
    <w:rsid w:val="00411FD2"/>
    <w:rsid w:val="0041497A"/>
    <w:rsid w:val="00415636"/>
    <w:rsid w:val="00416458"/>
    <w:rsid w:val="00416EB1"/>
    <w:rsid w:val="004205A6"/>
    <w:rsid w:val="004206D4"/>
    <w:rsid w:val="0042152A"/>
    <w:rsid w:val="004221C5"/>
    <w:rsid w:val="00423632"/>
    <w:rsid w:val="004236A5"/>
    <w:rsid w:val="00424293"/>
    <w:rsid w:val="00426F11"/>
    <w:rsid w:val="00427937"/>
    <w:rsid w:val="00430776"/>
    <w:rsid w:val="00431BC8"/>
    <w:rsid w:val="00431F64"/>
    <w:rsid w:val="00432352"/>
    <w:rsid w:val="00433D67"/>
    <w:rsid w:val="00437D65"/>
    <w:rsid w:val="00441270"/>
    <w:rsid w:val="0044167E"/>
    <w:rsid w:val="00442282"/>
    <w:rsid w:val="0044291D"/>
    <w:rsid w:val="00443F42"/>
    <w:rsid w:val="00444C0E"/>
    <w:rsid w:val="00445B49"/>
    <w:rsid w:val="00447AD1"/>
    <w:rsid w:val="00447DA1"/>
    <w:rsid w:val="004516B6"/>
    <w:rsid w:val="004520C5"/>
    <w:rsid w:val="00452A51"/>
    <w:rsid w:val="00452D32"/>
    <w:rsid w:val="00453036"/>
    <w:rsid w:val="0045317C"/>
    <w:rsid w:val="004535DD"/>
    <w:rsid w:val="00453F43"/>
    <w:rsid w:val="00454FF8"/>
    <w:rsid w:val="0045549D"/>
    <w:rsid w:val="00456BA7"/>
    <w:rsid w:val="0046086C"/>
    <w:rsid w:val="00461BDE"/>
    <w:rsid w:val="0046273A"/>
    <w:rsid w:val="00463856"/>
    <w:rsid w:val="00463913"/>
    <w:rsid w:val="004649B5"/>
    <w:rsid w:val="00464D39"/>
    <w:rsid w:val="004650B1"/>
    <w:rsid w:val="004754EC"/>
    <w:rsid w:val="0047643E"/>
    <w:rsid w:val="0047711C"/>
    <w:rsid w:val="00477206"/>
    <w:rsid w:val="00477F2D"/>
    <w:rsid w:val="00480862"/>
    <w:rsid w:val="0048183D"/>
    <w:rsid w:val="00481D6F"/>
    <w:rsid w:val="00482C12"/>
    <w:rsid w:val="00482DF0"/>
    <w:rsid w:val="00483F50"/>
    <w:rsid w:val="00484DAA"/>
    <w:rsid w:val="00486444"/>
    <w:rsid w:val="00486965"/>
    <w:rsid w:val="00486E69"/>
    <w:rsid w:val="00487569"/>
    <w:rsid w:val="00490962"/>
    <w:rsid w:val="00490E2C"/>
    <w:rsid w:val="00492DE7"/>
    <w:rsid w:val="00493446"/>
    <w:rsid w:val="00495AB1"/>
    <w:rsid w:val="00495B98"/>
    <w:rsid w:val="00495C05"/>
    <w:rsid w:val="004A0724"/>
    <w:rsid w:val="004A08D4"/>
    <w:rsid w:val="004A18F9"/>
    <w:rsid w:val="004A1A6C"/>
    <w:rsid w:val="004A26AB"/>
    <w:rsid w:val="004A2AA8"/>
    <w:rsid w:val="004A49FE"/>
    <w:rsid w:val="004A5344"/>
    <w:rsid w:val="004A5E0B"/>
    <w:rsid w:val="004A7433"/>
    <w:rsid w:val="004B0289"/>
    <w:rsid w:val="004B02C4"/>
    <w:rsid w:val="004B035D"/>
    <w:rsid w:val="004B070B"/>
    <w:rsid w:val="004B0DEF"/>
    <w:rsid w:val="004B0FBA"/>
    <w:rsid w:val="004B16F1"/>
    <w:rsid w:val="004B1D29"/>
    <w:rsid w:val="004B3567"/>
    <w:rsid w:val="004B4354"/>
    <w:rsid w:val="004B5121"/>
    <w:rsid w:val="004B564C"/>
    <w:rsid w:val="004B59DD"/>
    <w:rsid w:val="004B6CF3"/>
    <w:rsid w:val="004B7FBD"/>
    <w:rsid w:val="004C038C"/>
    <w:rsid w:val="004C0EB6"/>
    <w:rsid w:val="004C4745"/>
    <w:rsid w:val="004C4BAF"/>
    <w:rsid w:val="004C502E"/>
    <w:rsid w:val="004C5442"/>
    <w:rsid w:val="004C79B0"/>
    <w:rsid w:val="004C7AD4"/>
    <w:rsid w:val="004D01FA"/>
    <w:rsid w:val="004D1AF0"/>
    <w:rsid w:val="004D218E"/>
    <w:rsid w:val="004D2A7E"/>
    <w:rsid w:val="004D2C0F"/>
    <w:rsid w:val="004D2FBF"/>
    <w:rsid w:val="004D5B1A"/>
    <w:rsid w:val="004D6C10"/>
    <w:rsid w:val="004D75D6"/>
    <w:rsid w:val="004D77F7"/>
    <w:rsid w:val="004E091E"/>
    <w:rsid w:val="004E1742"/>
    <w:rsid w:val="004E3048"/>
    <w:rsid w:val="004E39D3"/>
    <w:rsid w:val="004E3C46"/>
    <w:rsid w:val="004E3DFB"/>
    <w:rsid w:val="004E40F3"/>
    <w:rsid w:val="004E44D3"/>
    <w:rsid w:val="004E5A05"/>
    <w:rsid w:val="004E5ACB"/>
    <w:rsid w:val="004E5CBE"/>
    <w:rsid w:val="004E764E"/>
    <w:rsid w:val="004F004B"/>
    <w:rsid w:val="004F04D0"/>
    <w:rsid w:val="004F2DBA"/>
    <w:rsid w:val="004F3701"/>
    <w:rsid w:val="004F3D31"/>
    <w:rsid w:val="004F4AE3"/>
    <w:rsid w:val="004F52A5"/>
    <w:rsid w:val="004F53BD"/>
    <w:rsid w:val="004F5CB5"/>
    <w:rsid w:val="004F67E6"/>
    <w:rsid w:val="004F79DF"/>
    <w:rsid w:val="004F7BD9"/>
    <w:rsid w:val="00500D60"/>
    <w:rsid w:val="0050209D"/>
    <w:rsid w:val="005045E4"/>
    <w:rsid w:val="00504FE2"/>
    <w:rsid w:val="005063B9"/>
    <w:rsid w:val="005075A9"/>
    <w:rsid w:val="00507CB3"/>
    <w:rsid w:val="005104C0"/>
    <w:rsid w:val="00510CA0"/>
    <w:rsid w:val="00511BE6"/>
    <w:rsid w:val="00513F68"/>
    <w:rsid w:val="005142A0"/>
    <w:rsid w:val="00514977"/>
    <w:rsid w:val="0051534B"/>
    <w:rsid w:val="005157CD"/>
    <w:rsid w:val="00515CF9"/>
    <w:rsid w:val="00517091"/>
    <w:rsid w:val="0051778F"/>
    <w:rsid w:val="005177C2"/>
    <w:rsid w:val="00520033"/>
    <w:rsid w:val="0052039C"/>
    <w:rsid w:val="00520F54"/>
    <w:rsid w:val="00521E06"/>
    <w:rsid w:val="00521F0B"/>
    <w:rsid w:val="005225A1"/>
    <w:rsid w:val="005235C2"/>
    <w:rsid w:val="005246C0"/>
    <w:rsid w:val="005246F5"/>
    <w:rsid w:val="00526B55"/>
    <w:rsid w:val="005302F4"/>
    <w:rsid w:val="0053086B"/>
    <w:rsid w:val="00531BFF"/>
    <w:rsid w:val="005321FF"/>
    <w:rsid w:val="00533333"/>
    <w:rsid w:val="00533569"/>
    <w:rsid w:val="0053395A"/>
    <w:rsid w:val="00533FD1"/>
    <w:rsid w:val="0053421C"/>
    <w:rsid w:val="005346A6"/>
    <w:rsid w:val="00534D6E"/>
    <w:rsid w:val="00535788"/>
    <w:rsid w:val="005369EF"/>
    <w:rsid w:val="00536D6B"/>
    <w:rsid w:val="005372F5"/>
    <w:rsid w:val="005377FF"/>
    <w:rsid w:val="0054000E"/>
    <w:rsid w:val="00542A81"/>
    <w:rsid w:val="00542EFF"/>
    <w:rsid w:val="0054320B"/>
    <w:rsid w:val="005433E8"/>
    <w:rsid w:val="0054450B"/>
    <w:rsid w:val="0054462C"/>
    <w:rsid w:val="00544B3A"/>
    <w:rsid w:val="00545498"/>
    <w:rsid w:val="00545C1B"/>
    <w:rsid w:val="00547D0F"/>
    <w:rsid w:val="005500EF"/>
    <w:rsid w:val="00550E31"/>
    <w:rsid w:val="00551EAB"/>
    <w:rsid w:val="00552986"/>
    <w:rsid w:val="00552E75"/>
    <w:rsid w:val="005531CD"/>
    <w:rsid w:val="0055391F"/>
    <w:rsid w:val="00554ABF"/>
    <w:rsid w:val="00554F1F"/>
    <w:rsid w:val="00556069"/>
    <w:rsid w:val="0055683F"/>
    <w:rsid w:val="00556DCC"/>
    <w:rsid w:val="005570B2"/>
    <w:rsid w:val="0055775A"/>
    <w:rsid w:val="00557DD7"/>
    <w:rsid w:val="00560332"/>
    <w:rsid w:val="00564C4A"/>
    <w:rsid w:val="005652D5"/>
    <w:rsid w:val="005655D6"/>
    <w:rsid w:val="005667ED"/>
    <w:rsid w:val="00566B6E"/>
    <w:rsid w:val="00567220"/>
    <w:rsid w:val="00567F4D"/>
    <w:rsid w:val="0057105B"/>
    <w:rsid w:val="00571578"/>
    <w:rsid w:val="00573464"/>
    <w:rsid w:val="00573D11"/>
    <w:rsid w:val="00574021"/>
    <w:rsid w:val="00575988"/>
    <w:rsid w:val="00575B8E"/>
    <w:rsid w:val="00575D2B"/>
    <w:rsid w:val="0057774C"/>
    <w:rsid w:val="005779E2"/>
    <w:rsid w:val="00580E48"/>
    <w:rsid w:val="00582615"/>
    <w:rsid w:val="0058341F"/>
    <w:rsid w:val="005839D3"/>
    <w:rsid w:val="00583F48"/>
    <w:rsid w:val="005842AA"/>
    <w:rsid w:val="00584608"/>
    <w:rsid w:val="005848A9"/>
    <w:rsid w:val="00585117"/>
    <w:rsid w:val="00585ECA"/>
    <w:rsid w:val="00586030"/>
    <w:rsid w:val="0058686B"/>
    <w:rsid w:val="00586BD4"/>
    <w:rsid w:val="00586BF1"/>
    <w:rsid w:val="005872A6"/>
    <w:rsid w:val="00587AEA"/>
    <w:rsid w:val="005902F4"/>
    <w:rsid w:val="00592388"/>
    <w:rsid w:val="00592523"/>
    <w:rsid w:val="005928DD"/>
    <w:rsid w:val="00593104"/>
    <w:rsid w:val="0059315D"/>
    <w:rsid w:val="005944D3"/>
    <w:rsid w:val="00595228"/>
    <w:rsid w:val="00595FE7"/>
    <w:rsid w:val="00597C0F"/>
    <w:rsid w:val="005A1A32"/>
    <w:rsid w:val="005A1A66"/>
    <w:rsid w:val="005A1C98"/>
    <w:rsid w:val="005A2486"/>
    <w:rsid w:val="005A3493"/>
    <w:rsid w:val="005A3DEC"/>
    <w:rsid w:val="005A4CDD"/>
    <w:rsid w:val="005A5322"/>
    <w:rsid w:val="005A5472"/>
    <w:rsid w:val="005A5E44"/>
    <w:rsid w:val="005A6371"/>
    <w:rsid w:val="005A7A60"/>
    <w:rsid w:val="005B0306"/>
    <w:rsid w:val="005B0CAB"/>
    <w:rsid w:val="005B23CF"/>
    <w:rsid w:val="005B2FCF"/>
    <w:rsid w:val="005B3617"/>
    <w:rsid w:val="005B3C3E"/>
    <w:rsid w:val="005B4DF8"/>
    <w:rsid w:val="005B511F"/>
    <w:rsid w:val="005B7F67"/>
    <w:rsid w:val="005C102B"/>
    <w:rsid w:val="005C190C"/>
    <w:rsid w:val="005C291E"/>
    <w:rsid w:val="005C46FE"/>
    <w:rsid w:val="005C4CB9"/>
    <w:rsid w:val="005C5C71"/>
    <w:rsid w:val="005C7183"/>
    <w:rsid w:val="005D0240"/>
    <w:rsid w:val="005D21D7"/>
    <w:rsid w:val="005D28A2"/>
    <w:rsid w:val="005D2F7C"/>
    <w:rsid w:val="005D30CD"/>
    <w:rsid w:val="005D4DA2"/>
    <w:rsid w:val="005D56B0"/>
    <w:rsid w:val="005D7A08"/>
    <w:rsid w:val="005E034C"/>
    <w:rsid w:val="005E254F"/>
    <w:rsid w:val="005E2E52"/>
    <w:rsid w:val="005E322F"/>
    <w:rsid w:val="005E3339"/>
    <w:rsid w:val="005E3C7D"/>
    <w:rsid w:val="005E3EA9"/>
    <w:rsid w:val="005E45B4"/>
    <w:rsid w:val="005E5921"/>
    <w:rsid w:val="005E6F1C"/>
    <w:rsid w:val="005E7596"/>
    <w:rsid w:val="005F1DF5"/>
    <w:rsid w:val="005F203A"/>
    <w:rsid w:val="005F2BD5"/>
    <w:rsid w:val="005F3117"/>
    <w:rsid w:val="005F50A1"/>
    <w:rsid w:val="005F60FA"/>
    <w:rsid w:val="005F6B3A"/>
    <w:rsid w:val="005F6B8E"/>
    <w:rsid w:val="00600409"/>
    <w:rsid w:val="00601C5B"/>
    <w:rsid w:val="00602460"/>
    <w:rsid w:val="00602B90"/>
    <w:rsid w:val="00603B4E"/>
    <w:rsid w:val="00604123"/>
    <w:rsid w:val="00604947"/>
    <w:rsid w:val="00604E5A"/>
    <w:rsid w:val="006062D5"/>
    <w:rsid w:val="006067D8"/>
    <w:rsid w:val="00606BFE"/>
    <w:rsid w:val="006077F7"/>
    <w:rsid w:val="00607910"/>
    <w:rsid w:val="006106BC"/>
    <w:rsid w:val="00610BB9"/>
    <w:rsid w:val="0061105A"/>
    <w:rsid w:val="00611ABC"/>
    <w:rsid w:val="006134E8"/>
    <w:rsid w:val="00613F72"/>
    <w:rsid w:val="00614E49"/>
    <w:rsid w:val="00615D3C"/>
    <w:rsid w:val="00617AE4"/>
    <w:rsid w:val="006202C8"/>
    <w:rsid w:val="00621D27"/>
    <w:rsid w:val="00622014"/>
    <w:rsid w:val="006227FE"/>
    <w:rsid w:val="0062329B"/>
    <w:rsid w:val="006232AB"/>
    <w:rsid w:val="00623A59"/>
    <w:rsid w:val="00623B07"/>
    <w:rsid w:val="0062619E"/>
    <w:rsid w:val="00630142"/>
    <w:rsid w:val="0063033E"/>
    <w:rsid w:val="0063043A"/>
    <w:rsid w:val="00630651"/>
    <w:rsid w:val="0063173F"/>
    <w:rsid w:val="006319B9"/>
    <w:rsid w:val="006337F6"/>
    <w:rsid w:val="006350F6"/>
    <w:rsid w:val="006373EE"/>
    <w:rsid w:val="0064130A"/>
    <w:rsid w:val="00641B11"/>
    <w:rsid w:val="006420B8"/>
    <w:rsid w:val="00642506"/>
    <w:rsid w:val="00642942"/>
    <w:rsid w:val="00642EDE"/>
    <w:rsid w:val="00642F51"/>
    <w:rsid w:val="006442D9"/>
    <w:rsid w:val="00645103"/>
    <w:rsid w:val="0064515B"/>
    <w:rsid w:val="006456D8"/>
    <w:rsid w:val="00646305"/>
    <w:rsid w:val="00646D8B"/>
    <w:rsid w:val="00651BD2"/>
    <w:rsid w:val="006521EE"/>
    <w:rsid w:val="00653F40"/>
    <w:rsid w:val="0065479E"/>
    <w:rsid w:val="00654D79"/>
    <w:rsid w:val="006561BE"/>
    <w:rsid w:val="006567AE"/>
    <w:rsid w:val="00656B04"/>
    <w:rsid w:val="00661808"/>
    <w:rsid w:val="00664E40"/>
    <w:rsid w:val="00665433"/>
    <w:rsid w:val="00665937"/>
    <w:rsid w:val="00665C5B"/>
    <w:rsid w:val="00665C9D"/>
    <w:rsid w:val="00665F02"/>
    <w:rsid w:val="00670DA7"/>
    <w:rsid w:val="00671E82"/>
    <w:rsid w:val="00672D9D"/>
    <w:rsid w:val="006735E1"/>
    <w:rsid w:val="00673D6F"/>
    <w:rsid w:val="0067478E"/>
    <w:rsid w:val="00676AE3"/>
    <w:rsid w:val="006776FC"/>
    <w:rsid w:val="006809C6"/>
    <w:rsid w:val="00681BAD"/>
    <w:rsid w:val="0068367F"/>
    <w:rsid w:val="00683DF6"/>
    <w:rsid w:val="006855EB"/>
    <w:rsid w:val="0068563C"/>
    <w:rsid w:val="00686B47"/>
    <w:rsid w:val="006909AE"/>
    <w:rsid w:val="0069281E"/>
    <w:rsid w:val="006943DF"/>
    <w:rsid w:val="0069629F"/>
    <w:rsid w:val="00697148"/>
    <w:rsid w:val="00697386"/>
    <w:rsid w:val="006978B3"/>
    <w:rsid w:val="00697F50"/>
    <w:rsid w:val="006A0F59"/>
    <w:rsid w:val="006A11A7"/>
    <w:rsid w:val="006A18FD"/>
    <w:rsid w:val="006A6678"/>
    <w:rsid w:val="006A7785"/>
    <w:rsid w:val="006B1914"/>
    <w:rsid w:val="006B20D5"/>
    <w:rsid w:val="006B49FC"/>
    <w:rsid w:val="006B4A40"/>
    <w:rsid w:val="006B4FF6"/>
    <w:rsid w:val="006B5AEF"/>
    <w:rsid w:val="006B608E"/>
    <w:rsid w:val="006C0CE9"/>
    <w:rsid w:val="006C0ED7"/>
    <w:rsid w:val="006C1927"/>
    <w:rsid w:val="006C204F"/>
    <w:rsid w:val="006C2050"/>
    <w:rsid w:val="006C374E"/>
    <w:rsid w:val="006C5D40"/>
    <w:rsid w:val="006D0F1A"/>
    <w:rsid w:val="006D0F83"/>
    <w:rsid w:val="006D12F5"/>
    <w:rsid w:val="006D53A7"/>
    <w:rsid w:val="006D642F"/>
    <w:rsid w:val="006E0039"/>
    <w:rsid w:val="006E068A"/>
    <w:rsid w:val="006E07AD"/>
    <w:rsid w:val="006E0D32"/>
    <w:rsid w:val="006E0F0B"/>
    <w:rsid w:val="006E11E3"/>
    <w:rsid w:val="006E1709"/>
    <w:rsid w:val="006E333E"/>
    <w:rsid w:val="006E347D"/>
    <w:rsid w:val="006E3B44"/>
    <w:rsid w:val="006E4230"/>
    <w:rsid w:val="006E45E5"/>
    <w:rsid w:val="006E4C44"/>
    <w:rsid w:val="006E5E4A"/>
    <w:rsid w:val="006E6157"/>
    <w:rsid w:val="006F094C"/>
    <w:rsid w:val="006F18DC"/>
    <w:rsid w:val="006F25E4"/>
    <w:rsid w:val="006F2602"/>
    <w:rsid w:val="006F372D"/>
    <w:rsid w:val="006F3D98"/>
    <w:rsid w:val="006F3EE3"/>
    <w:rsid w:val="006F50DC"/>
    <w:rsid w:val="006F5EEF"/>
    <w:rsid w:val="006F6E45"/>
    <w:rsid w:val="006F6E79"/>
    <w:rsid w:val="006F73D4"/>
    <w:rsid w:val="006F7878"/>
    <w:rsid w:val="007002BC"/>
    <w:rsid w:val="00701C7B"/>
    <w:rsid w:val="0070411F"/>
    <w:rsid w:val="007041BB"/>
    <w:rsid w:val="0070565A"/>
    <w:rsid w:val="0070693C"/>
    <w:rsid w:val="00707E93"/>
    <w:rsid w:val="007102B6"/>
    <w:rsid w:val="00710ED2"/>
    <w:rsid w:val="00712997"/>
    <w:rsid w:val="00712C0D"/>
    <w:rsid w:val="007152B3"/>
    <w:rsid w:val="007155FF"/>
    <w:rsid w:val="0071744C"/>
    <w:rsid w:val="00717EF7"/>
    <w:rsid w:val="00720148"/>
    <w:rsid w:val="007202A9"/>
    <w:rsid w:val="007209A7"/>
    <w:rsid w:val="00721AAF"/>
    <w:rsid w:val="00721BC0"/>
    <w:rsid w:val="007230E1"/>
    <w:rsid w:val="00723CBE"/>
    <w:rsid w:val="00724F2D"/>
    <w:rsid w:val="00725294"/>
    <w:rsid w:val="00726351"/>
    <w:rsid w:val="00726E79"/>
    <w:rsid w:val="007303F2"/>
    <w:rsid w:val="00730FB4"/>
    <w:rsid w:val="00731042"/>
    <w:rsid w:val="00731352"/>
    <w:rsid w:val="0073177D"/>
    <w:rsid w:val="00731831"/>
    <w:rsid w:val="00732D45"/>
    <w:rsid w:val="007333B3"/>
    <w:rsid w:val="0073457D"/>
    <w:rsid w:val="00734581"/>
    <w:rsid w:val="007352F0"/>
    <w:rsid w:val="00735315"/>
    <w:rsid w:val="007357CE"/>
    <w:rsid w:val="00736503"/>
    <w:rsid w:val="00736CFD"/>
    <w:rsid w:val="00736FD7"/>
    <w:rsid w:val="00740581"/>
    <w:rsid w:val="0074063B"/>
    <w:rsid w:val="0074320D"/>
    <w:rsid w:val="00744F8B"/>
    <w:rsid w:val="007459DD"/>
    <w:rsid w:val="0075018B"/>
    <w:rsid w:val="00751676"/>
    <w:rsid w:val="0075188E"/>
    <w:rsid w:val="00756519"/>
    <w:rsid w:val="00756B2C"/>
    <w:rsid w:val="007571AA"/>
    <w:rsid w:val="00757D52"/>
    <w:rsid w:val="00761DDA"/>
    <w:rsid w:val="00761DDC"/>
    <w:rsid w:val="007628B6"/>
    <w:rsid w:val="0076347B"/>
    <w:rsid w:val="00763621"/>
    <w:rsid w:val="00763853"/>
    <w:rsid w:val="00763B5C"/>
    <w:rsid w:val="007663B5"/>
    <w:rsid w:val="00767924"/>
    <w:rsid w:val="00767ECA"/>
    <w:rsid w:val="00771515"/>
    <w:rsid w:val="0077190A"/>
    <w:rsid w:val="00771FE1"/>
    <w:rsid w:val="00771FFD"/>
    <w:rsid w:val="007725A4"/>
    <w:rsid w:val="007729B6"/>
    <w:rsid w:val="007739AC"/>
    <w:rsid w:val="00773E8B"/>
    <w:rsid w:val="00774347"/>
    <w:rsid w:val="00775022"/>
    <w:rsid w:val="00775370"/>
    <w:rsid w:val="00777089"/>
    <w:rsid w:val="007774B1"/>
    <w:rsid w:val="007801ED"/>
    <w:rsid w:val="00781370"/>
    <w:rsid w:val="007839B1"/>
    <w:rsid w:val="007851A1"/>
    <w:rsid w:val="0078549D"/>
    <w:rsid w:val="00785700"/>
    <w:rsid w:val="007878C6"/>
    <w:rsid w:val="007911E3"/>
    <w:rsid w:val="00792562"/>
    <w:rsid w:val="00792C61"/>
    <w:rsid w:val="00793A91"/>
    <w:rsid w:val="00794CBD"/>
    <w:rsid w:val="00795C9C"/>
    <w:rsid w:val="007961F8"/>
    <w:rsid w:val="00796A51"/>
    <w:rsid w:val="00796AC6"/>
    <w:rsid w:val="00797000"/>
    <w:rsid w:val="00797D30"/>
    <w:rsid w:val="007A1544"/>
    <w:rsid w:val="007A1AA2"/>
    <w:rsid w:val="007A1CC2"/>
    <w:rsid w:val="007A1EC0"/>
    <w:rsid w:val="007A3CA7"/>
    <w:rsid w:val="007A6EFA"/>
    <w:rsid w:val="007B07E1"/>
    <w:rsid w:val="007B0E31"/>
    <w:rsid w:val="007B297F"/>
    <w:rsid w:val="007B37ED"/>
    <w:rsid w:val="007C19A4"/>
    <w:rsid w:val="007C49D8"/>
    <w:rsid w:val="007C4D18"/>
    <w:rsid w:val="007C6944"/>
    <w:rsid w:val="007C736B"/>
    <w:rsid w:val="007C777E"/>
    <w:rsid w:val="007D0927"/>
    <w:rsid w:val="007D25FA"/>
    <w:rsid w:val="007D2DB1"/>
    <w:rsid w:val="007D30BC"/>
    <w:rsid w:val="007D3550"/>
    <w:rsid w:val="007D5D3F"/>
    <w:rsid w:val="007D7DC4"/>
    <w:rsid w:val="007E0E39"/>
    <w:rsid w:val="007E1B1E"/>
    <w:rsid w:val="007E3FA6"/>
    <w:rsid w:val="007E6552"/>
    <w:rsid w:val="007E754D"/>
    <w:rsid w:val="007E7737"/>
    <w:rsid w:val="007F0219"/>
    <w:rsid w:val="007F2288"/>
    <w:rsid w:val="007F3C56"/>
    <w:rsid w:val="0080068B"/>
    <w:rsid w:val="0080116F"/>
    <w:rsid w:val="008014D4"/>
    <w:rsid w:val="00801FCA"/>
    <w:rsid w:val="008051E9"/>
    <w:rsid w:val="008079B1"/>
    <w:rsid w:val="00807AC4"/>
    <w:rsid w:val="00807C84"/>
    <w:rsid w:val="00810AA2"/>
    <w:rsid w:val="008113B3"/>
    <w:rsid w:val="0081352B"/>
    <w:rsid w:val="008149E6"/>
    <w:rsid w:val="00814E46"/>
    <w:rsid w:val="00815B31"/>
    <w:rsid w:val="00816E72"/>
    <w:rsid w:val="008171F1"/>
    <w:rsid w:val="0082036D"/>
    <w:rsid w:val="008205FB"/>
    <w:rsid w:val="008211A0"/>
    <w:rsid w:val="008216EC"/>
    <w:rsid w:val="008217F0"/>
    <w:rsid w:val="0082200F"/>
    <w:rsid w:val="008224AA"/>
    <w:rsid w:val="00822D33"/>
    <w:rsid w:val="00822D8C"/>
    <w:rsid w:val="00823243"/>
    <w:rsid w:val="008248C1"/>
    <w:rsid w:val="00824F70"/>
    <w:rsid w:val="00825098"/>
    <w:rsid w:val="0082563C"/>
    <w:rsid w:val="0082704D"/>
    <w:rsid w:val="0082740C"/>
    <w:rsid w:val="00827AF3"/>
    <w:rsid w:val="00832BA7"/>
    <w:rsid w:val="00836585"/>
    <w:rsid w:val="008374BC"/>
    <w:rsid w:val="00837FE0"/>
    <w:rsid w:val="00841613"/>
    <w:rsid w:val="008442A5"/>
    <w:rsid w:val="00845209"/>
    <w:rsid w:val="00845E34"/>
    <w:rsid w:val="00846987"/>
    <w:rsid w:val="00847770"/>
    <w:rsid w:val="00847D64"/>
    <w:rsid w:val="0085061D"/>
    <w:rsid w:val="00851D96"/>
    <w:rsid w:val="00853057"/>
    <w:rsid w:val="0085388E"/>
    <w:rsid w:val="00855936"/>
    <w:rsid w:val="00855ABE"/>
    <w:rsid w:val="00855C73"/>
    <w:rsid w:val="0085689E"/>
    <w:rsid w:val="0086002C"/>
    <w:rsid w:val="008613C2"/>
    <w:rsid w:val="00862A16"/>
    <w:rsid w:val="00864367"/>
    <w:rsid w:val="008648C4"/>
    <w:rsid w:val="00870688"/>
    <w:rsid w:val="008719DF"/>
    <w:rsid w:val="00871B63"/>
    <w:rsid w:val="008735B4"/>
    <w:rsid w:val="00875932"/>
    <w:rsid w:val="00875965"/>
    <w:rsid w:val="00875F46"/>
    <w:rsid w:val="0087625C"/>
    <w:rsid w:val="008768DE"/>
    <w:rsid w:val="00877E5A"/>
    <w:rsid w:val="008804E4"/>
    <w:rsid w:val="008812B1"/>
    <w:rsid w:val="00881F18"/>
    <w:rsid w:val="00881F43"/>
    <w:rsid w:val="00882E39"/>
    <w:rsid w:val="00883ABB"/>
    <w:rsid w:val="0088501A"/>
    <w:rsid w:val="008861C8"/>
    <w:rsid w:val="0088683B"/>
    <w:rsid w:val="0088743B"/>
    <w:rsid w:val="008878FF"/>
    <w:rsid w:val="00887AD1"/>
    <w:rsid w:val="00887ED9"/>
    <w:rsid w:val="00890B63"/>
    <w:rsid w:val="008911FC"/>
    <w:rsid w:val="00891CBA"/>
    <w:rsid w:val="008922E7"/>
    <w:rsid w:val="00894180"/>
    <w:rsid w:val="008944FF"/>
    <w:rsid w:val="00894C50"/>
    <w:rsid w:val="0089603B"/>
    <w:rsid w:val="008A2156"/>
    <w:rsid w:val="008A2547"/>
    <w:rsid w:val="008A2A23"/>
    <w:rsid w:val="008A520C"/>
    <w:rsid w:val="008A53AB"/>
    <w:rsid w:val="008A5E8A"/>
    <w:rsid w:val="008A61B2"/>
    <w:rsid w:val="008A7361"/>
    <w:rsid w:val="008B0F0E"/>
    <w:rsid w:val="008B319B"/>
    <w:rsid w:val="008B4643"/>
    <w:rsid w:val="008B641F"/>
    <w:rsid w:val="008C0CDA"/>
    <w:rsid w:val="008C1581"/>
    <w:rsid w:val="008C19FE"/>
    <w:rsid w:val="008C1C36"/>
    <w:rsid w:val="008C24B3"/>
    <w:rsid w:val="008C2915"/>
    <w:rsid w:val="008C2B9B"/>
    <w:rsid w:val="008C5A8B"/>
    <w:rsid w:val="008C64DD"/>
    <w:rsid w:val="008C66FF"/>
    <w:rsid w:val="008C7338"/>
    <w:rsid w:val="008D131E"/>
    <w:rsid w:val="008D1EB5"/>
    <w:rsid w:val="008D2138"/>
    <w:rsid w:val="008D40EF"/>
    <w:rsid w:val="008D42D3"/>
    <w:rsid w:val="008D4536"/>
    <w:rsid w:val="008D5774"/>
    <w:rsid w:val="008D782C"/>
    <w:rsid w:val="008E31C1"/>
    <w:rsid w:val="008E34AE"/>
    <w:rsid w:val="008E6575"/>
    <w:rsid w:val="008E66B7"/>
    <w:rsid w:val="008E708B"/>
    <w:rsid w:val="008E72A9"/>
    <w:rsid w:val="008E779A"/>
    <w:rsid w:val="008F0E57"/>
    <w:rsid w:val="008F1C78"/>
    <w:rsid w:val="008F2ACA"/>
    <w:rsid w:val="008F3897"/>
    <w:rsid w:val="008F3DC6"/>
    <w:rsid w:val="008F46E0"/>
    <w:rsid w:val="008F5BB5"/>
    <w:rsid w:val="008F5DFA"/>
    <w:rsid w:val="00902394"/>
    <w:rsid w:val="009028D0"/>
    <w:rsid w:val="00903723"/>
    <w:rsid w:val="00905130"/>
    <w:rsid w:val="00905362"/>
    <w:rsid w:val="009077D5"/>
    <w:rsid w:val="009115F8"/>
    <w:rsid w:val="00911656"/>
    <w:rsid w:val="009127B7"/>
    <w:rsid w:val="009131E5"/>
    <w:rsid w:val="00913D0C"/>
    <w:rsid w:val="009155F2"/>
    <w:rsid w:val="00915F86"/>
    <w:rsid w:val="009161A3"/>
    <w:rsid w:val="00916304"/>
    <w:rsid w:val="009166B5"/>
    <w:rsid w:val="00917507"/>
    <w:rsid w:val="009228D9"/>
    <w:rsid w:val="009230BC"/>
    <w:rsid w:val="00923685"/>
    <w:rsid w:val="00924AFA"/>
    <w:rsid w:val="00926206"/>
    <w:rsid w:val="00926569"/>
    <w:rsid w:val="00926990"/>
    <w:rsid w:val="00927646"/>
    <w:rsid w:val="00927C11"/>
    <w:rsid w:val="009302CA"/>
    <w:rsid w:val="00932E52"/>
    <w:rsid w:val="009337E4"/>
    <w:rsid w:val="00935552"/>
    <w:rsid w:val="00936107"/>
    <w:rsid w:val="009366C0"/>
    <w:rsid w:val="0094180B"/>
    <w:rsid w:val="00942BDC"/>
    <w:rsid w:val="009435B2"/>
    <w:rsid w:val="00944EBE"/>
    <w:rsid w:val="00950A15"/>
    <w:rsid w:val="009514EC"/>
    <w:rsid w:val="00952408"/>
    <w:rsid w:val="00952C79"/>
    <w:rsid w:val="00953AF3"/>
    <w:rsid w:val="00955355"/>
    <w:rsid w:val="009557C8"/>
    <w:rsid w:val="00957095"/>
    <w:rsid w:val="00960C4B"/>
    <w:rsid w:val="00962AC5"/>
    <w:rsid w:val="00964570"/>
    <w:rsid w:val="009666C4"/>
    <w:rsid w:val="00967784"/>
    <w:rsid w:val="009709EE"/>
    <w:rsid w:val="00972463"/>
    <w:rsid w:val="0097285E"/>
    <w:rsid w:val="009729CD"/>
    <w:rsid w:val="00972A3B"/>
    <w:rsid w:val="00973226"/>
    <w:rsid w:val="0097358E"/>
    <w:rsid w:val="009742A7"/>
    <w:rsid w:val="00974724"/>
    <w:rsid w:val="009757D3"/>
    <w:rsid w:val="00975D32"/>
    <w:rsid w:val="00976024"/>
    <w:rsid w:val="009803EB"/>
    <w:rsid w:val="00981C35"/>
    <w:rsid w:val="00982E44"/>
    <w:rsid w:val="00983BCA"/>
    <w:rsid w:val="00984B63"/>
    <w:rsid w:val="00984CE5"/>
    <w:rsid w:val="00987075"/>
    <w:rsid w:val="00987D17"/>
    <w:rsid w:val="009907BC"/>
    <w:rsid w:val="00991A13"/>
    <w:rsid w:val="00991CCC"/>
    <w:rsid w:val="00992FFB"/>
    <w:rsid w:val="0099352C"/>
    <w:rsid w:val="009944CE"/>
    <w:rsid w:val="00994CCA"/>
    <w:rsid w:val="00996DB1"/>
    <w:rsid w:val="009A03CB"/>
    <w:rsid w:val="009A10F4"/>
    <w:rsid w:val="009A2721"/>
    <w:rsid w:val="009A2A0F"/>
    <w:rsid w:val="009A3986"/>
    <w:rsid w:val="009A46B6"/>
    <w:rsid w:val="009A4D80"/>
    <w:rsid w:val="009A5422"/>
    <w:rsid w:val="009A6FB6"/>
    <w:rsid w:val="009A75E4"/>
    <w:rsid w:val="009B1C39"/>
    <w:rsid w:val="009B35BE"/>
    <w:rsid w:val="009B3FD5"/>
    <w:rsid w:val="009B440F"/>
    <w:rsid w:val="009B4F58"/>
    <w:rsid w:val="009B4FA7"/>
    <w:rsid w:val="009B5B78"/>
    <w:rsid w:val="009B6D7D"/>
    <w:rsid w:val="009B76D1"/>
    <w:rsid w:val="009B7956"/>
    <w:rsid w:val="009C0617"/>
    <w:rsid w:val="009C100D"/>
    <w:rsid w:val="009C157F"/>
    <w:rsid w:val="009C18C0"/>
    <w:rsid w:val="009C2FF7"/>
    <w:rsid w:val="009C3AC1"/>
    <w:rsid w:val="009C4059"/>
    <w:rsid w:val="009C6CA2"/>
    <w:rsid w:val="009C76B5"/>
    <w:rsid w:val="009D0F14"/>
    <w:rsid w:val="009D112F"/>
    <w:rsid w:val="009D421D"/>
    <w:rsid w:val="009D5031"/>
    <w:rsid w:val="009D52CA"/>
    <w:rsid w:val="009D56C4"/>
    <w:rsid w:val="009D6F86"/>
    <w:rsid w:val="009D7766"/>
    <w:rsid w:val="009E154D"/>
    <w:rsid w:val="009E423E"/>
    <w:rsid w:val="009E44B2"/>
    <w:rsid w:val="009E5724"/>
    <w:rsid w:val="009E6803"/>
    <w:rsid w:val="009E6AAE"/>
    <w:rsid w:val="009E6C13"/>
    <w:rsid w:val="009E6D36"/>
    <w:rsid w:val="009E7C15"/>
    <w:rsid w:val="009E7F3B"/>
    <w:rsid w:val="009F0B59"/>
    <w:rsid w:val="009F0C21"/>
    <w:rsid w:val="009F11FA"/>
    <w:rsid w:val="009F1550"/>
    <w:rsid w:val="009F1FEF"/>
    <w:rsid w:val="009F215E"/>
    <w:rsid w:val="009F3281"/>
    <w:rsid w:val="009F45FE"/>
    <w:rsid w:val="009F67C2"/>
    <w:rsid w:val="00A00349"/>
    <w:rsid w:val="00A00790"/>
    <w:rsid w:val="00A011B3"/>
    <w:rsid w:val="00A01345"/>
    <w:rsid w:val="00A01678"/>
    <w:rsid w:val="00A0431E"/>
    <w:rsid w:val="00A0498E"/>
    <w:rsid w:val="00A051CF"/>
    <w:rsid w:val="00A05407"/>
    <w:rsid w:val="00A0696C"/>
    <w:rsid w:val="00A06A45"/>
    <w:rsid w:val="00A06FCC"/>
    <w:rsid w:val="00A073F4"/>
    <w:rsid w:val="00A100CE"/>
    <w:rsid w:val="00A10640"/>
    <w:rsid w:val="00A11FAB"/>
    <w:rsid w:val="00A1354F"/>
    <w:rsid w:val="00A13610"/>
    <w:rsid w:val="00A13FB8"/>
    <w:rsid w:val="00A15699"/>
    <w:rsid w:val="00A161B9"/>
    <w:rsid w:val="00A16341"/>
    <w:rsid w:val="00A16B53"/>
    <w:rsid w:val="00A17589"/>
    <w:rsid w:val="00A17D2B"/>
    <w:rsid w:val="00A20663"/>
    <w:rsid w:val="00A2249D"/>
    <w:rsid w:val="00A23512"/>
    <w:rsid w:val="00A23A58"/>
    <w:rsid w:val="00A23C0E"/>
    <w:rsid w:val="00A24DFC"/>
    <w:rsid w:val="00A30C73"/>
    <w:rsid w:val="00A31322"/>
    <w:rsid w:val="00A32DDA"/>
    <w:rsid w:val="00A33A06"/>
    <w:rsid w:val="00A34E3E"/>
    <w:rsid w:val="00A404D3"/>
    <w:rsid w:val="00A42467"/>
    <w:rsid w:val="00A42758"/>
    <w:rsid w:val="00A42A83"/>
    <w:rsid w:val="00A45229"/>
    <w:rsid w:val="00A4595B"/>
    <w:rsid w:val="00A45CB8"/>
    <w:rsid w:val="00A4663D"/>
    <w:rsid w:val="00A46663"/>
    <w:rsid w:val="00A47FDC"/>
    <w:rsid w:val="00A5186F"/>
    <w:rsid w:val="00A531AB"/>
    <w:rsid w:val="00A532A1"/>
    <w:rsid w:val="00A534AC"/>
    <w:rsid w:val="00A54D99"/>
    <w:rsid w:val="00A55087"/>
    <w:rsid w:val="00A56D74"/>
    <w:rsid w:val="00A6016F"/>
    <w:rsid w:val="00A60BCA"/>
    <w:rsid w:val="00A60D69"/>
    <w:rsid w:val="00A6110A"/>
    <w:rsid w:val="00A612C0"/>
    <w:rsid w:val="00A61948"/>
    <w:rsid w:val="00A63128"/>
    <w:rsid w:val="00A6345C"/>
    <w:rsid w:val="00A63B46"/>
    <w:rsid w:val="00A64534"/>
    <w:rsid w:val="00A64848"/>
    <w:rsid w:val="00A64DF7"/>
    <w:rsid w:val="00A66A25"/>
    <w:rsid w:val="00A70FB6"/>
    <w:rsid w:val="00A71425"/>
    <w:rsid w:val="00A724DC"/>
    <w:rsid w:val="00A72A44"/>
    <w:rsid w:val="00A73827"/>
    <w:rsid w:val="00A74685"/>
    <w:rsid w:val="00A75355"/>
    <w:rsid w:val="00A756E6"/>
    <w:rsid w:val="00A76218"/>
    <w:rsid w:val="00A76812"/>
    <w:rsid w:val="00A7789E"/>
    <w:rsid w:val="00A80EDC"/>
    <w:rsid w:val="00A813EF"/>
    <w:rsid w:val="00A82B58"/>
    <w:rsid w:val="00A82F84"/>
    <w:rsid w:val="00A82FEA"/>
    <w:rsid w:val="00A83655"/>
    <w:rsid w:val="00A84154"/>
    <w:rsid w:val="00A85492"/>
    <w:rsid w:val="00A85975"/>
    <w:rsid w:val="00A85BE2"/>
    <w:rsid w:val="00A9080A"/>
    <w:rsid w:val="00A90BDE"/>
    <w:rsid w:val="00A91B7E"/>
    <w:rsid w:val="00A9420D"/>
    <w:rsid w:val="00A94727"/>
    <w:rsid w:val="00A9644A"/>
    <w:rsid w:val="00A965E4"/>
    <w:rsid w:val="00A97356"/>
    <w:rsid w:val="00AA055B"/>
    <w:rsid w:val="00AA0F65"/>
    <w:rsid w:val="00AA1615"/>
    <w:rsid w:val="00AA2381"/>
    <w:rsid w:val="00AA2383"/>
    <w:rsid w:val="00AA25B8"/>
    <w:rsid w:val="00AA51F0"/>
    <w:rsid w:val="00AA5E05"/>
    <w:rsid w:val="00AA5E74"/>
    <w:rsid w:val="00AA6291"/>
    <w:rsid w:val="00AB023A"/>
    <w:rsid w:val="00AB09E9"/>
    <w:rsid w:val="00AB0CCA"/>
    <w:rsid w:val="00AB0CFD"/>
    <w:rsid w:val="00AB0E0A"/>
    <w:rsid w:val="00AB10C6"/>
    <w:rsid w:val="00AB139E"/>
    <w:rsid w:val="00AB142C"/>
    <w:rsid w:val="00AB18E2"/>
    <w:rsid w:val="00AB214C"/>
    <w:rsid w:val="00AB2979"/>
    <w:rsid w:val="00AB305A"/>
    <w:rsid w:val="00AB4E90"/>
    <w:rsid w:val="00AB669A"/>
    <w:rsid w:val="00AB7B10"/>
    <w:rsid w:val="00AC02F3"/>
    <w:rsid w:val="00AC08DA"/>
    <w:rsid w:val="00AC0E4A"/>
    <w:rsid w:val="00AC2962"/>
    <w:rsid w:val="00AC367C"/>
    <w:rsid w:val="00AC39C8"/>
    <w:rsid w:val="00AC6AA4"/>
    <w:rsid w:val="00AC6C6D"/>
    <w:rsid w:val="00AC7629"/>
    <w:rsid w:val="00AD0107"/>
    <w:rsid w:val="00AD14A0"/>
    <w:rsid w:val="00AD1509"/>
    <w:rsid w:val="00AD3E99"/>
    <w:rsid w:val="00AD4624"/>
    <w:rsid w:val="00AD486F"/>
    <w:rsid w:val="00AD4971"/>
    <w:rsid w:val="00AD66AD"/>
    <w:rsid w:val="00AD705E"/>
    <w:rsid w:val="00AD72E5"/>
    <w:rsid w:val="00AD7451"/>
    <w:rsid w:val="00AE17CD"/>
    <w:rsid w:val="00AE2CAE"/>
    <w:rsid w:val="00AE3A64"/>
    <w:rsid w:val="00AE4C47"/>
    <w:rsid w:val="00AE734E"/>
    <w:rsid w:val="00AF17DA"/>
    <w:rsid w:val="00AF2453"/>
    <w:rsid w:val="00AF24F7"/>
    <w:rsid w:val="00AF3B47"/>
    <w:rsid w:val="00AF43D1"/>
    <w:rsid w:val="00AF4580"/>
    <w:rsid w:val="00AF49E2"/>
    <w:rsid w:val="00AF617E"/>
    <w:rsid w:val="00AF6F59"/>
    <w:rsid w:val="00AF7805"/>
    <w:rsid w:val="00B019F1"/>
    <w:rsid w:val="00B01A9F"/>
    <w:rsid w:val="00B02232"/>
    <w:rsid w:val="00B02F8B"/>
    <w:rsid w:val="00B039CD"/>
    <w:rsid w:val="00B04069"/>
    <w:rsid w:val="00B0585B"/>
    <w:rsid w:val="00B05B72"/>
    <w:rsid w:val="00B06169"/>
    <w:rsid w:val="00B104F7"/>
    <w:rsid w:val="00B10528"/>
    <w:rsid w:val="00B10588"/>
    <w:rsid w:val="00B11A1D"/>
    <w:rsid w:val="00B1295F"/>
    <w:rsid w:val="00B1346B"/>
    <w:rsid w:val="00B15D63"/>
    <w:rsid w:val="00B15DF7"/>
    <w:rsid w:val="00B17852"/>
    <w:rsid w:val="00B17CD6"/>
    <w:rsid w:val="00B17E5A"/>
    <w:rsid w:val="00B21236"/>
    <w:rsid w:val="00B212C1"/>
    <w:rsid w:val="00B21A9D"/>
    <w:rsid w:val="00B23C07"/>
    <w:rsid w:val="00B2415C"/>
    <w:rsid w:val="00B2599A"/>
    <w:rsid w:val="00B30628"/>
    <w:rsid w:val="00B30D50"/>
    <w:rsid w:val="00B316D2"/>
    <w:rsid w:val="00B31740"/>
    <w:rsid w:val="00B330B5"/>
    <w:rsid w:val="00B34501"/>
    <w:rsid w:val="00B34E7B"/>
    <w:rsid w:val="00B3556F"/>
    <w:rsid w:val="00B35AAC"/>
    <w:rsid w:val="00B37CC8"/>
    <w:rsid w:val="00B40973"/>
    <w:rsid w:val="00B40D50"/>
    <w:rsid w:val="00B41A18"/>
    <w:rsid w:val="00B41E8A"/>
    <w:rsid w:val="00B42582"/>
    <w:rsid w:val="00B42D59"/>
    <w:rsid w:val="00B43FC4"/>
    <w:rsid w:val="00B446AA"/>
    <w:rsid w:val="00B449C3"/>
    <w:rsid w:val="00B453B2"/>
    <w:rsid w:val="00B50A7D"/>
    <w:rsid w:val="00B51662"/>
    <w:rsid w:val="00B54036"/>
    <w:rsid w:val="00B54463"/>
    <w:rsid w:val="00B54705"/>
    <w:rsid w:val="00B56794"/>
    <w:rsid w:val="00B61590"/>
    <w:rsid w:val="00B6196E"/>
    <w:rsid w:val="00B6248A"/>
    <w:rsid w:val="00B6400B"/>
    <w:rsid w:val="00B64342"/>
    <w:rsid w:val="00B64775"/>
    <w:rsid w:val="00B65169"/>
    <w:rsid w:val="00B652E9"/>
    <w:rsid w:val="00B65C84"/>
    <w:rsid w:val="00B67B61"/>
    <w:rsid w:val="00B71062"/>
    <w:rsid w:val="00B71736"/>
    <w:rsid w:val="00B71DFF"/>
    <w:rsid w:val="00B73144"/>
    <w:rsid w:val="00B73585"/>
    <w:rsid w:val="00B745D4"/>
    <w:rsid w:val="00B75425"/>
    <w:rsid w:val="00B76B22"/>
    <w:rsid w:val="00B7737D"/>
    <w:rsid w:val="00B81351"/>
    <w:rsid w:val="00B8141E"/>
    <w:rsid w:val="00B84E42"/>
    <w:rsid w:val="00B86450"/>
    <w:rsid w:val="00B86831"/>
    <w:rsid w:val="00B912B0"/>
    <w:rsid w:val="00B94D96"/>
    <w:rsid w:val="00B963E0"/>
    <w:rsid w:val="00B9711F"/>
    <w:rsid w:val="00BA0859"/>
    <w:rsid w:val="00BA0C01"/>
    <w:rsid w:val="00BA3339"/>
    <w:rsid w:val="00BA4278"/>
    <w:rsid w:val="00BA453F"/>
    <w:rsid w:val="00BA4E75"/>
    <w:rsid w:val="00BA4FF5"/>
    <w:rsid w:val="00BA6344"/>
    <w:rsid w:val="00BA6F1C"/>
    <w:rsid w:val="00BA75C2"/>
    <w:rsid w:val="00BA7CF1"/>
    <w:rsid w:val="00BB05CF"/>
    <w:rsid w:val="00BB0AF7"/>
    <w:rsid w:val="00BB21B2"/>
    <w:rsid w:val="00BB266B"/>
    <w:rsid w:val="00BB6048"/>
    <w:rsid w:val="00BB6A7F"/>
    <w:rsid w:val="00BB6C1E"/>
    <w:rsid w:val="00BB6CB6"/>
    <w:rsid w:val="00BB7549"/>
    <w:rsid w:val="00BC1AF7"/>
    <w:rsid w:val="00BC2CFC"/>
    <w:rsid w:val="00BC3E98"/>
    <w:rsid w:val="00BC6484"/>
    <w:rsid w:val="00BC7069"/>
    <w:rsid w:val="00BD0127"/>
    <w:rsid w:val="00BD0513"/>
    <w:rsid w:val="00BD1481"/>
    <w:rsid w:val="00BD3B9F"/>
    <w:rsid w:val="00BD4810"/>
    <w:rsid w:val="00BD4CCC"/>
    <w:rsid w:val="00BD50CF"/>
    <w:rsid w:val="00BD546F"/>
    <w:rsid w:val="00BD553D"/>
    <w:rsid w:val="00BD65E3"/>
    <w:rsid w:val="00BD7725"/>
    <w:rsid w:val="00BE0842"/>
    <w:rsid w:val="00BE0EF9"/>
    <w:rsid w:val="00BE4C02"/>
    <w:rsid w:val="00BF190E"/>
    <w:rsid w:val="00BF2AAD"/>
    <w:rsid w:val="00BF2F66"/>
    <w:rsid w:val="00BF59A2"/>
    <w:rsid w:val="00BF777E"/>
    <w:rsid w:val="00BF7A08"/>
    <w:rsid w:val="00C00210"/>
    <w:rsid w:val="00C020A0"/>
    <w:rsid w:val="00C026DE"/>
    <w:rsid w:val="00C03096"/>
    <w:rsid w:val="00C036ED"/>
    <w:rsid w:val="00C03BFE"/>
    <w:rsid w:val="00C0492B"/>
    <w:rsid w:val="00C04B82"/>
    <w:rsid w:val="00C05AEE"/>
    <w:rsid w:val="00C10579"/>
    <w:rsid w:val="00C1144A"/>
    <w:rsid w:val="00C1336A"/>
    <w:rsid w:val="00C13C17"/>
    <w:rsid w:val="00C16C1A"/>
    <w:rsid w:val="00C177BF"/>
    <w:rsid w:val="00C2276E"/>
    <w:rsid w:val="00C23059"/>
    <w:rsid w:val="00C23736"/>
    <w:rsid w:val="00C237B6"/>
    <w:rsid w:val="00C24325"/>
    <w:rsid w:val="00C24525"/>
    <w:rsid w:val="00C26F91"/>
    <w:rsid w:val="00C30C9E"/>
    <w:rsid w:val="00C31D34"/>
    <w:rsid w:val="00C3302A"/>
    <w:rsid w:val="00C338CC"/>
    <w:rsid w:val="00C33BC3"/>
    <w:rsid w:val="00C355B4"/>
    <w:rsid w:val="00C409B2"/>
    <w:rsid w:val="00C4346F"/>
    <w:rsid w:val="00C477AC"/>
    <w:rsid w:val="00C4780E"/>
    <w:rsid w:val="00C50885"/>
    <w:rsid w:val="00C52A6B"/>
    <w:rsid w:val="00C52ED5"/>
    <w:rsid w:val="00C533C4"/>
    <w:rsid w:val="00C53A09"/>
    <w:rsid w:val="00C53C13"/>
    <w:rsid w:val="00C54D0B"/>
    <w:rsid w:val="00C577E2"/>
    <w:rsid w:val="00C57A5D"/>
    <w:rsid w:val="00C57BD4"/>
    <w:rsid w:val="00C57EF6"/>
    <w:rsid w:val="00C60E8E"/>
    <w:rsid w:val="00C61489"/>
    <w:rsid w:val="00C61655"/>
    <w:rsid w:val="00C61713"/>
    <w:rsid w:val="00C61A42"/>
    <w:rsid w:val="00C61CC4"/>
    <w:rsid w:val="00C624C6"/>
    <w:rsid w:val="00C65000"/>
    <w:rsid w:val="00C6520B"/>
    <w:rsid w:val="00C653E9"/>
    <w:rsid w:val="00C6564B"/>
    <w:rsid w:val="00C66441"/>
    <w:rsid w:val="00C676F0"/>
    <w:rsid w:val="00C7065B"/>
    <w:rsid w:val="00C71AB1"/>
    <w:rsid w:val="00C728F1"/>
    <w:rsid w:val="00C73F4E"/>
    <w:rsid w:val="00C745AA"/>
    <w:rsid w:val="00C76A67"/>
    <w:rsid w:val="00C8073A"/>
    <w:rsid w:val="00C80957"/>
    <w:rsid w:val="00C81F5E"/>
    <w:rsid w:val="00C8223A"/>
    <w:rsid w:val="00C82BE7"/>
    <w:rsid w:val="00C83553"/>
    <w:rsid w:val="00C849E3"/>
    <w:rsid w:val="00C86BC8"/>
    <w:rsid w:val="00C87C69"/>
    <w:rsid w:val="00C901B3"/>
    <w:rsid w:val="00C905E7"/>
    <w:rsid w:val="00C91FED"/>
    <w:rsid w:val="00C92424"/>
    <w:rsid w:val="00C958F4"/>
    <w:rsid w:val="00C96C49"/>
    <w:rsid w:val="00C97051"/>
    <w:rsid w:val="00CA164F"/>
    <w:rsid w:val="00CA4817"/>
    <w:rsid w:val="00CA5578"/>
    <w:rsid w:val="00CA7106"/>
    <w:rsid w:val="00CA7A4E"/>
    <w:rsid w:val="00CA7D9B"/>
    <w:rsid w:val="00CB0992"/>
    <w:rsid w:val="00CB142F"/>
    <w:rsid w:val="00CB184E"/>
    <w:rsid w:val="00CB5C05"/>
    <w:rsid w:val="00CC10F3"/>
    <w:rsid w:val="00CC3494"/>
    <w:rsid w:val="00CC4109"/>
    <w:rsid w:val="00CC57CB"/>
    <w:rsid w:val="00CC67EE"/>
    <w:rsid w:val="00CC687F"/>
    <w:rsid w:val="00CD0096"/>
    <w:rsid w:val="00CD08BE"/>
    <w:rsid w:val="00CD0F7D"/>
    <w:rsid w:val="00CD105E"/>
    <w:rsid w:val="00CD1AC8"/>
    <w:rsid w:val="00CD3163"/>
    <w:rsid w:val="00CD3D34"/>
    <w:rsid w:val="00CD3F20"/>
    <w:rsid w:val="00CD4690"/>
    <w:rsid w:val="00CD48CE"/>
    <w:rsid w:val="00CD4E71"/>
    <w:rsid w:val="00CD72AE"/>
    <w:rsid w:val="00CE0722"/>
    <w:rsid w:val="00CE1BD2"/>
    <w:rsid w:val="00CE25AE"/>
    <w:rsid w:val="00CE2994"/>
    <w:rsid w:val="00CE351D"/>
    <w:rsid w:val="00CE483F"/>
    <w:rsid w:val="00CE5444"/>
    <w:rsid w:val="00CE6261"/>
    <w:rsid w:val="00CE636B"/>
    <w:rsid w:val="00CE6FDA"/>
    <w:rsid w:val="00CE75A1"/>
    <w:rsid w:val="00CF0839"/>
    <w:rsid w:val="00CF19B5"/>
    <w:rsid w:val="00CF1ECB"/>
    <w:rsid w:val="00CF245D"/>
    <w:rsid w:val="00CF2AD9"/>
    <w:rsid w:val="00CF41DC"/>
    <w:rsid w:val="00CF4475"/>
    <w:rsid w:val="00CF7885"/>
    <w:rsid w:val="00D02D5C"/>
    <w:rsid w:val="00D04E12"/>
    <w:rsid w:val="00D073B0"/>
    <w:rsid w:val="00D07641"/>
    <w:rsid w:val="00D07D8B"/>
    <w:rsid w:val="00D11BE1"/>
    <w:rsid w:val="00D12651"/>
    <w:rsid w:val="00D12DA9"/>
    <w:rsid w:val="00D12E87"/>
    <w:rsid w:val="00D14925"/>
    <w:rsid w:val="00D14ABA"/>
    <w:rsid w:val="00D1542B"/>
    <w:rsid w:val="00D1564D"/>
    <w:rsid w:val="00D16D3D"/>
    <w:rsid w:val="00D16ECB"/>
    <w:rsid w:val="00D203D5"/>
    <w:rsid w:val="00D20A94"/>
    <w:rsid w:val="00D2386F"/>
    <w:rsid w:val="00D23A2C"/>
    <w:rsid w:val="00D2487C"/>
    <w:rsid w:val="00D26354"/>
    <w:rsid w:val="00D263E1"/>
    <w:rsid w:val="00D267A1"/>
    <w:rsid w:val="00D31037"/>
    <w:rsid w:val="00D31AFD"/>
    <w:rsid w:val="00D32936"/>
    <w:rsid w:val="00D35C23"/>
    <w:rsid w:val="00D3694D"/>
    <w:rsid w:val="00D40C42"/>
    <w:rsid w:val="00D41974"/>
    <w:rsid w:val="00D42C9E"/>
    <w:rsid w:val="00D43339"/>
    <w:rsid w:val="00D44EAE"/>
    <w:rsid w:val="00D453E3"/>
    <w:rsid w:val="00D46BAB"/>
    <w:rsid w:val="00D472C6"/>
    <w:rsid w:val="00D507C5"/>
    <w:rsid w:val="00D52E06"/>
    <w:rsid w:val="00D53BF5"/>
    <w:rsid w:val="00D53D12"/>
    <w:rsid w:val="00D54CB6"/>
    <w:rsid w:val="00D56675"/>
    <w:rsid w:val="00D566DE"/>
    <w:rsid w:val="00D568A3"/>
    <w:rsid w:val="00D6018F"/>
    <w:rsid w:val="00D60370"/>
    <w:rsid w:val="00D6062C"/>
    <w:rsid w:val="00D66064"/>
    <w:rsid w:val="00D6678A"/>
    <w:rsid w:val="00D67C4F"/>
    <w:rsid w:val="00D70203"/>
    <w:rsid w:val="00D70400"/>
    <w:rsid w:val="00D70BA7"/>
    <w:rsid w:val="00D723FF"/>
    <w:rsid w:val="00D73B92"/>
    <w:rsid w:val="00D744A2"/>
    <w:rsid w:val="00D74B9C"/>
    <w:rsid w:val="00D74EB1"/>
    <w:rsid w:val="00D7504A"/>
    <w:rsid w:val="00D77D3F"/>
    <w:rsid w:val="00D81766"/>
    <w:rsid w:val="00D8261C"/>
    <w:rsid w:val="00D846CB"/>
    <w:rsid w:val="00D85931"/>
    <w:rsid w:val="00D862BA"/>
    <w:rsid w:val="00D86C18"/>
    <w:rsid w:val="00D8741F"/>
    <w:rsid w:val="00D878AB"/>
    <w:rsid w:val="00D90A00"/>
    <w:rsid w:val="00D90F8B"/>
    <w:rsid w:val="00D9107D"/>
    <w:rsid w:val="00D919FD"/>
    <w:rsid w:val="00D9256F"/>
    <w:rsid w:val="00D92E06"/>
    <w:rsid w:val="00D93A77"/>
    <w:rsid w:val="00D93E3A"/>
    <w:rsid w:val="00D93E65"/>
    <w:rsid w:val="00D953B5"/>
    <w:rsid w:val="00D957BB"/>
    <w:rsid w:val="00D96DE3"/>
    <w:rsid w:val="00DA0956"/>
    <w:rsid w:val="00DA0B57"/>
    <w:rsid w:val="00DA11EB"/>
    <w:rsid w:val="00DA39B1"/>
    <w:rsid w:val="00DA3FC5"/>
    <w:rsid w:val="00DA44B0"/>
    <w:rsid w:val="00DA5092"/>
    <w:rsid w:val="00DA51BE"/>
    <w:rsid w:val="00DA5991"/>
    <w:rsid w:val="00DA608B"/>
    <w:rsid w:val="00DA6615"/>
    <w:rsid w:val="00DA684D"/>
    <w:rsid w:val="00DA6B40"/>
    <w:rsid w:val="00DA7544"/>
    <w:rsid w:val="00DA7826"/>
    <w:rsid w:val="00DA7880"/>
    <w:rsid w:val="00DA7A21"/>
    <w:rsid w:val="00DB0D00"/>
    <w:rsid w:val="00DB1F94"/>
    <w:rsid w:val="00DB1F99"/>
    <w:rsid w:val="00DB2723"/>
    <w:rsid w:val="00DB36E7"/>
    <w:rsid w:val="00DB45F7"/>
    <w:rsid w:val="00DB4C05"/>
    <w:rsid w:val="00DB5A70"/>
    <w:rsid w:val="00DB6174"/>
    <w:rsid w:val="00DB65A3"/>
    <w:rsid w:val="00DB73A8"/>
    <w:rsid w:val="00DC007B"/>
    <w:rsid w:val="00DC0116"/>
    <w:rsid w:val="00DC021A"/>
    <w:rsid w:val="00DC1780"/>
    <w:rsid w:val="00DC1DD8"/>
    <w:rsid w:val="00DC2228"/>
    <w:rsid w:val="00DC2D18"/>
    <w:rsid w:val="00DC3322"/>
    <w:rsid w:val="00DC53CC"/>
    <w:rsid w:val="00DC6256"/>
    <w:rsid w:val="00DD0700"/>
    <w:rsid w:val="00DD1D92"/>
    <w:rsid w:val="00DD233F"/>
    <w:rsid w:val="00DD2E95"/>
    <w:rsid w:val="00DD43E3"/>
    <w:rsid w:val="00DD4C09"/>
    <w:rsid w:val="00DD4EAE"/>
    <w:rsid w:val="00DD69DD"/>
    <w:rsid w:val="00DD7177"/>
    <w:rsid w:val="00DE00B6"/>
    <w:rsid w:val="00DE01AF"/>
    <w:rsid w:val="00DE02C8"/>
    <w:rsid w:val="00DE0334"/>
    <w:rsid w:val="00DE173B"/>
    <w:rsid w:val="00DE24B6"/>
    <w:rsid w:val="00DE3A46"/>
    <w:rsid w:val="00DE49ED"/>
    <w:rsid w:val="00DE4AF4"/>
    <w:rsid w:val="00DE5CD1"/>
    <w:rsid w:val="00DE713B"/>
    <w:rsid w:val="00DE7D7E"/>
    <w:rsid w:val="00DF170C"/>
    <w:rsid w:val="00DF2675"/>
    <w:rsid w:val="00DF2B3C"/>
    <w:rsid w:val="00DF427C"/>
    <w:rsid w:val="00DF4CB9"/>
    <w:rsid w:val="00DF5500"/>
    <w:rsid w:val="00E05FB7"/>
    <w:rsid w:val="00E06315"/>
    <w:rsid w:val="00E103BE"/>
    <w:rsid w:val="00E112FC"/>
    <w:rsid w:val="00E11426"/>
    <w:rsid w:val="00E12016"/>
    <w:rsid w:val="00E13281"/>
    <w:rsid w:val="00E13D9D"/>
    <w:rsid w:val="00E13F1B"/>
    <w:rsid w:val="00E14426"/>
    <w:rsid w:val="00E14BDA"/>
    <w:rsid w:val="00E15332"/>
    <w:rsid w:val="00E15874"/>
    <w:rsid w:val="00E173FA"/>
    <w:rsid w:val="00E20D43"/>
    <w:rsid w:val="00E23BDE"/>
    <w:rsid w:val="00E24A53"/>
    <w:rsid w:val="00E25269"/>
    <w:rsid w:val="00E252C8"/>
    <w:rsid w:val="00E25416"/>
    <w:rsid w:val="00E26E47"/>
    <w:rsid w:val="00E27D3F"/>
    <w:rsid w:val="00E31F83"/>
    <w:rsid w:val="00E35C4C"/>
    <w:rsid w:val="00E41200"/>
    <w:rsid w:val="00E43A84"/>
    <w:rsid w:val="00E449AC"/>
    <w:rsid w:val="00E46E68"/>
    <w:rsid w:val="00E47581"/>
    <w:rsid w:val="00E50317"/>
    <w:rsid w:val="00E50E09"/>
    <w:rsid w:val="00E51427"/>
    <w:rsid w:val="00E51E9B"/>
    <w:rsid w:val="00E51F48"/>
    <w:rsid w:val="00E52BF0"/>
    <w:rsid w:val="00E5419B"/>
    <w:rsid w:val="00E54C5C"/>
    <w:rsid w:val="00E54C69"/>
    <w:rsid w:val="00E54EA1"/>
    <w:rsid w:val="00E54F3D"/>
    <w:rsid w:val="00E55225"/>
    <w:rsid w:val="00E55549"/>
    <w:rsid w:val="00E55F8D"/>
    <w:rsid w:val="00E576C7"/>
    <w:rsid w:val="00E6030A"/>
    <w:rsid w:val="00E6070C"/>
    <w:rsid w:val="00E6098C"/>
    <w:rsid w:val="00E60B5C"/>
    <w:rsid w:val="00E62536"/>
    <w:rsid w:val="00E62B3E"/>
    <w:rsid w:val="00E630E0"/>
    <w:rsid w:val="00E632F3"/>
    <w:rsid w:val="00E6362D"/>
    <w:rsid w:val="00E6584B"/>
    <w:rsid w:val="00E65E91"/>
    <w:rsid w:val="00E6730A"/>
    <w:rsid w:val="00E70F88"/>
    <w:rsid w:val="00E73498"/>
    <w:rsid w:val="00E745C9"/>
    <w:rsid w:val="00E7631D"/>
    <w:rsid w:val="00E80222"/>
    <w:rsid w:val="00E810E7"/>
    <w:rsid w:val="00E824F2"/>
    <w:rsid w:val="00E824FE"/>
    <w:rsid w:val="00E836B9"/>
    <w:rsid w:val="00E83A24"/>
    <w:rsid w:val="00E85927"/>
    <w:rsid w:val="00E86C14"/>
    <w:rsid w:val="00E87106"/>
    <w:rsid w:val="00E90CD2"/>
    <w:rsid w:val="00E90DA3"/>
    <w:rsid w:val="00E90EA8"/>
    <w:rsid w:val="00E921BC"/>
    <w:rsid w:val="00E9262B"/>
    <w:rsid w:val="00E9268A"/>
    <w:rsid w:val="00E947DD"/>
    <w:rsid w:val="00E94A10"/>
    <w:rsid w:val="00E977A6"/>
    <w:rsid w:val="00EA1001"/>
    <w:rsid w:val="00EA20D0"/>
    <w:rsid w:val="00EA49C9"/>
    <w:rsid w:val="00EA49F5"/>
    <w:rsid w:val="00EA51B8"/>
    <w:rsid w:val="00EA53BC"/>
    <w:rsid w:val="00EA7061"/>
    <w:rsid w:val="00EA7698"/>
    <w:rsid w:val="00EB065F"/>
    <w:rsid w:val="00EB130E"/>
    <w:rsid w:val="00EB2563"/>
    <w:rsid w:val="00EB2C7B"/>
    <w:rsid w:val="00EB3176"/>
    <w:rsid w:val="00EB3CD8"/>
    <w:rsid w:val="00EB4779"/>
    <w:rsid w:val="00EB4B27"/>
    <w:rsid w:val="00EB518A"/>
    <w:rsid w:val="00EB537B"/>
    <w:rsid w:val="00EB5D8A"/>
    <w:rsid w:val="00EB7372"/>
    <w:rsid w:val="00EB75C8"/>
    <w:rsid w:val="00EB760D"/>
    <w:rsid w:val="00EB7C55"/>
    <w:rsid w:val="00EC03CC"/>
    <w:rsid w:val="00EC0B95"/>
    <w:rsid w:val="00EC14E1"/>
    <w:rsid w:val="00EC19C5"/>
    <w:rsid w:val="00EC24AE"/>
    <w:rsid w:val="00EC3E97"/>
    <w:rsid w:val="00EC6892"/>
    <w:rsid w:val="00EC7EDB"/>
    <w:rsid w:val="00ED0244"/>
    <w:rsid w:val="00ED03FF"/>
    <w:rsid w:val="00ED12C0"/>
    <w:rsid w:val="00ED1893"/>
    <w:rsid w:val="00ED1AB0"/>
    <w:rsid w:val="00ED2931"/>
    <w:rsid w:val="00ED2D80"/>
    <w:rsid w:val="00ED3B76"/>
    <w:rsid w:val="00ED51FD"/>
    <w:rsid w:val="00ED52C2"/>
    <w:rsid w:val="00ED53CF"/>
    <w:rsid w:val="00ED568C"/>
    <w:rsid w:val="00ED6677"/>
    <w:rsid w:val="00EE11A6"/>
    <w:rsid w:val="00EE14EA"/>
    <w:rsid w:val="00EE18F5"/>
    <w:rsid w:val="00EE228F"/>
    <w:rsid w:val="00EE2516"/>
    <w:rsid w:val="00EE2E92"/>
    <w:rsid w:val="00EE37A6"/>
    <w:rsid w:val="00EE37B4"/>
    <w:rsid w:val="00EE4072"/>
    <w:rsid w:val="00EE600D"/>
    <w:rsid w:val="00EE6091"/>
    <w:rsid w:val="00EE628F"/>
    <w:rsid w:val="00EE678B"/>
    <w:rsid w:val="00EE6BEF"/>
    <w:rsid w:val="00EF10BA"/>
    <w:rsid w:val="00EF1B4E"/>
    <w:rsid w:val="00EF20C8"/>
    <w:rsid w:val="00EF2698"/>
    <w:rsid w:val="00EF27EB"/>
    <w:rsid w:val="00EF4FCE"/>
    <w:rsid w:val="00EF58ED"/>
    <w:rsid w:val="00EF5C97"/>
    <w:rsid w:val="00F007C8"/>
    <w:rsid w:val="00F0114C"/>
    <w:rsid w:val="00F01F17"/>
    <w:rsid w:val="00F0494B"/>
    <w:rsid w:val="00F053D6"/>
    <w:rsid w:val="00F06270"/>
    <w:rsid w:val="00F06450"/>
    <w:rsid w:val="00F07142"/>
    <w:rsid w:val="00F07BBD"/>
    <w:rsid w:val="00F12767"/>
    <w:rsid w:val="00F1296D"/>
    <w:rsid w:val="00F12D98"/>
    <w:rsid w:val="00F14040"/>
    <w:rsid w:val="00F145AD"/>
    <w:rsid w:val="00F14B69"/>
    <w:rsid w:val="00F22BF1"/>
    <w:rsid w:val="00F23698"/>
    <w:rsid w:val="00F23EAC"/>
    <w:rsid w:val="00F25434"/>
    <w:rsid w:val="00F266FB"/>
    <w:rsid w:val="00F26E5A"/>
    <w:rsid w:val="00F276A0"/>
    <w:rsid w:val="00F30BE0"/>
    <w:rsid w:val="00F3198A"/>
    <w:rsid w:val="00F334F7"/>
    <w:rsid w:val="00F33BE3"/>
    <w:rsid w:val="00F3485E"/>
    <w:rsid w:val="00F363CF"/>
    <w:rsid w:val="00F422B1"/>
    <w:rsid w:val="00F424EF"/>
    <w:rsid w:val="00F44560"/>
    <w:rsid w:val="00F46702"/>
    <w:rsid w:val="00F47C7D"/>
    <w:rsid w:val="00F51114"/>
    <w:rsid w:val="00F51CE8"/>
    <w:rsid w:val="00F5307B"/>
    <w:rsid w:val="00F53C07"/>
    <w:rsid w:val="00F548D9"/>
    <w:rsid w:val="00F54B08"/>
    <w:rsid w:val="00F5535D"/>
    <w:rsid w:val="00F55431"/>
    <w:rsid w:val="00F5637C"/>
    <w:rsid w:val="00F5685D"/>
    <w:rsid w:val="00F56D17"/>
    <w:rsid w:val="00F56E7A"/>
    <w:rsid w:val="00F57229"/>
    <w:rsid w:val="00F574CC"/>
    <w:rsid w:val="00F60113"/>
    <w:rsid w:val="00F60D78"/>
    <w:rsid w:val="00F61F52"/>
    <w:rsid w:val="00F62793"/>
    <w:rsid w:val="00F62AA5"/>
    <w:rsid w:val="00F637AE"/>
    <w:rsid w:val="00F64246"/>
    <w:rsid w:val="00F657B2"/>
    <w:rsid w:val="00F66377"/>
    <w:rsid w:val="00F6756A"/>
    <w:rsid w:val="00F705D8"/>
    <w:rsid w:val="00F7114B"/>
    <w:rsid w:val="00F71C10"/>
    <w:rsid w:val="00F7257E"/>
    <w:rsid w:val="00F741F4"/>
    <w:rsid w:val="00F7460A"/>
    <w:rsid w:val="00F7715B"/>
    <w:rsid w:val="00F80B2E"/>
    <w:rsid w:val="00F811E3"/>
    <w:rsid w:val="00F816AA"/>
    <w:rsid w:val="00F8177A"/>
    <w:rsid w:val="00F831B5"/>
    <w:rsid w:val="00F8396E"/>
    <w:rsid w:val="00F843F1"/>
    <w:rsid w:val="00F844E7"/>
    <w:rsid w:val="00F85CDF"/>
    <w:rsid w:val="00F873CA"/>
    <w:rsid w:val="00F87B60"/>
    <w:rsid w:val="00F90B2D"/>
    <w:rsid w:val="00F90C4E"/>
    <w:rsid w:val="00F913C5"/>
    <w:rsid w:val="00F92B3D"/>
    <w:rsid w:val="00F92C73"/>
    <w:rsid w:val="00F94C70"/>
    <w:rsid w:val="00F94FF6"/>
    <w:rsid w:val="00F95214"/>
    <w:rsid w:val="00F95956"/>
    <w:rsid w:val="00F9622E"/>
    <w:rsid w:val="00F9665A"/>
    <w:rsid w:val="00F97110"/>
    <w:rsid w:val="00F97FCF"/>
    <w:rsid w:val="00FA0A52"/>
    <w:rsid w:val="00FA1869"/>
    <w:rsid w:val="00FA1F80"/>
    <w:rsid w:val="00FA404E"/>
    <w:rsid w:val="00FA4AA6"/>
    <w:rsid w:val="00FA52C4"/>
    <w:rsid w:val="00FA63A8"/>
    <w:rsid w:val="00FA648F"/>
    <w:rsid w:val="00FB0770"/>
    <w:rsid w:val="00FB19C1"/>
    <w:rsid w:val="00FB2E3E"/>
    <w:rsid w:val="00FB38FD"/>
    <w:rsid w:val="00FB4734"/>
    <w:rsid w:val="00FB541C"/>
    <w:rsid w:val="00FB7DC6"/>
    <w:rsid w:val="00FC1393"/>
    <w:rsid w:val="00FC2911"/>
    <w:rsid w:val="00FC4459"/>
    <w:rsid w:val="00FC48D2"/>
    <w:rsid w:val="00FC5A2F"/>
    <w:rsid w:val="00FC5ABE"/>
    <w:rsid w:val="00FC7301"/>
    <w:rsid w:val="00FD004D"/>
    <w:rsid w:val="00FD1D16"/>
    <w:rsid w:val="00FD3EF7"/>
    <w:rsid w:val="00FD4AD1"/>
    <w:rsid w:val="00FD54FF"/>
    <w:rsid w:val="00FD55D2"/>
    <w:rsid w:val="00FD690C"/>
    <w:rsid w:val="00FD7526"/>
    <w:rsid w:val="00FD7C4A"/>
    <w:rsid w:val="00FE0B5A"/>
    <w:rsid w:val="00FE2E55"/>
    <w:rsid w:val="00FE34FD"/>
    <w:rsid w:val="00FE44C8"/>
    <w:rsid w:val="00FE6991"/>
    <w:rsid w:val="00FF0685"/>
    <w:rsid w:val="00FF23D5"/>
    <w:rsid w:val="00FF42DE"/>
    <w:rsid w:val="00FF55A1"/>
    <w:rsid w:val="00FF61C9"/>
    <w:rsid w:val="00FF79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354188"/>
  <w15:docId w15:val="{3D9BEC78-A63C-40C8-BD8C-6021979EB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0D8F"/>
    <w:rPr>
      <w:sz w:val="24"/>
      <w:szCs w:val="24"/>
    </w:rPr>
  </w:style>
  <w:style w:type="paragraph" w:styleId="Titre1">
    <w:name w:val="heading 1"/>
    <w:basedOn w:val="Normal"/>
    <w:next w:val="Normal"/>
    <w:qFormat/>
    <w:rsid w:val="006F5EEF"/>
    <w:pPr>
      <w:keepNext/>
      <w:ind w:left="3540"/>
      <w:outlineLvl w:val="0"/>
    </w:pPr>
    <w:rPr>
      <w:rFonts w:ascii="Century" w:hAnsi="Century"/>
      <w:b/>
      <w:bCs/>
      <w:sz w:val="28"/>
    </w:rPr>
  </w:style>
  <w:style w:type="paragraph" w:styleId="Titre2">
    <w:name w:val="heading 2"/>
    <w:basedOn w:val="Normal"/>
    <w:next w:val="Normal"/>
    <w:link w:val="Titre2Car"/>
    <w:qFormat/>
    <w:rsid w:val="00D6678A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qFormat/>
    <w:rsid w:val="00D6678A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qFormat/>
    <w:rsid w:val="00D6678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itre8">
    <w:name w:val="heading 8"/>
    <w:basedOn w:val="Normal"/>
    <w:next w:val="Normal"/>
    <w:qFormat/>
    <w:rsid w:val="003C15DA"/>
    <w:p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qFormat/>
    <w:rsid w:val="003C15DA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AD3E99"/>
    <w:rPr>
      <w:sz w:val="36"/>
    </w:rPr>
  </w:style>
  <w:style w:type="paragraph" w:styleId="Retraitcorpsdetexte">
    <w:name w:val="Body Text Indent"/>
    <w:basedOn w:val="Normal"/>
    <w:rsid w:val="00AD3E99"/>
    <w:pPr>
      <w:ind w:left="2160"/>
    </w:pPr>
  </w:style>
  <w:style w:type="paragraph" w:styleId="Corpsdetexte2">
    <w:name w:val="Body Text 2"/>
    <w:basedOn w:val="Normal"/>
    <w:rsid w:val="00AD3E99"/>
    <w:pPr>
      <w:jc w:val="both"/>
    </w:pPr>
  </w:style>
  <w:style w:type="table" w:styleId="Grilledutableau">
    <w:name w:val="Table Grid"/>
    <w:basedOn w:val="TableauNormal"/>
    <w:uiPriority w:val="59"/>
    <w:rsid w:val="00683D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traitcorpsdetexte3">
    <w:name w:val="Body Text Indent 3"/>
    <w:basedOn w:val="Normal"/>
    <w:rsid w:val="003C15DA"/>
    <w:pPr>
      <w:spacing w:after="120"/>
      <w:ind w:left="283"/>
    </w:pPr>
    <w:rPr>
      <w:sz w:val="16"/>
      <w:szCs w:val="16"/>
    </w:rPr>
  </w:style>
  <w:style w:type="paragraph" w:styleId="Pieddepage">
    <w:name w:val="footer"/>
    <w:basedOn w:val="Normal"/>
    <w:rsid w:val="003C15DA"/>
    <w:pPr>
      <w:tabs>
        <w:tab w:val="center" w:pos="4536"/>
        <w:tab w:val="right" w:pos="9072"/>
      </w:tabs>
    </w:pPr>
  </w:style>
  <w:style w:type="paragraph" w:styleId="En-tte">
    <w:name w:val="header"/>
    <w:basedOn w:val="Normal"/>
    <w:rsid w:val="00C61489"/>
    <w:pPr>
      <w:tabs>
        <w:tab w:val="center" w:pos="4536"/>
        <w:tab w:val="right" w:pos="9072"/>
      </w:tabs>
    </w:pPr>
  </w:style>
  <w:style w:type="character" w:styleId="Lienhypertexte">
    <w:name w:val="Hyperlink"/>
    <w:rsid w:val="00C61489"/>
    <w:rPr>
      <w:color w:val="0000FF"/>
      <w:u w:val="single"/>
    </w:rPr>
  </w:style>
  <w:style w:type="character" w:customStyle="1" w:styleId="Titre2Car">
    <w:name w:val="Titre 2 Car"/>
    <w:link w:val="Titre2"/>
    <w:semiHidden/>
    <w:rsid w:val="00D6678A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itre3Car">
    <w:name w:val="Titre 3 Car"/>
    <w:link w:val="Titre3"/>
    <w:semiHidden/>
    <w:rsid w:val="00D6678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semiHidden/>
    <w:rsid w:val="00D6678A"/>
    <w:rPr>
      <w:rFonts w:ascii="Calibri" w:eastAsia="Times New Roman" w:hAnsi="Calibri" w:cs="Times New Roman"/>
      <w:b/>
      <w:bCs/>
      <w:sz w:val="28"/>
      <w:szCs w:val="28"/>
    </w:rPr>
  </w:style>
  <w:style w:type="paragraph" w:styleId="Paragraphedeliste">
    <w:name w:val="List Paragraph"/>
    <w:aliases w:val="References"/>
    <w:basedOn w:val="Normal"/>
    <w:link w:val="ParagraphedelisteCar"/>
    <w:uiPriority w:val="34"/>
    <w:qFormat/>
    <w:rsid w:val="00F266FB"/>
    <w:pPr>
      <w:ind w:left="708"/>
    </w:pPr>
  </w:style>
  <w:style w:type="paragraph" w:styleId="Textedebulles">
    <w:name w:val="Balloon Text"/>
    <w:basedOn w:val="Normal"/>
    <w:link w:val="TextedebullesCar"/>
    <w:rsid w:val="000A2F6F"/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rsid w:val="000A2F6F"/>
    <w:rPr>
      <w:rFonts w:ascii="Tahoma" w:hAnsi="Tahoma" w:cs="Tahoma"/>
      <w:sz w:val="16"/>
      <w:szCs w:val="16"/>
    </w:rPr>
  </w:style>
  <w:style w:type="character" w:customStyle="1" w:styleId="ParagraphedelisteCar">
    <w:name w:val="Paragraphe de liste Car"/>
    <w:aliases w:val="References Car"/>
    <w:link w:val="Paragraphedeliste"/>
    <w:uiPriority w:val="34"/>
    <w:rsid w:val="006F6E45"/>
    <w:rPr>
      <w:sz w:val="24"/>
      <w:szCs w:val="24"/>
    </w:rPr>
  </w:style>
  <w:style w:type="paragraph" w:customStyle="1" w:styleId="Default">
    <w:name w:val="Default"/>
    <w:rsid w:val="006F6E45"/>
    <w:pPr>
      <w:autoSpaceDE w:val="0"/>
      <w:autoSpaceDN w:val="0"/>
      <w:adjustRightInd w:val="0"/>
    </w:pPr>
    <w:rPr>
      <w:rFonts w:ascii="Gill Sans MT" w:eastAsia="Calibri" w:hAnsi="Gill Sans MT" w:cs="Gill Sans MT"/>
      <w:color w:val="000000"/>
      <w:sz w:val="24"/>
      <w:szCs w:val="24"/>
      <w:lang w:eastAsia="en-US"/>
    </w:rPr>
  </w:style>
  <w:style w:type="paragraph" w:styleId="Rvision">
    <w:name w:val="Revision"/>
    <w:hidden/>
    <w:uiPriority w:val="99"/>
    <w:semiHidden/>
    <w:rsid w:val="000B399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3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insante.gov.c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es%20documents\Dossiers%20Back%20Up%20SDMNE_05_01_06\COMPTE%20RENDU%20DE%20LA%20REUNION%20DE%20COORDINATION%20HEBDOMADAIRE%20DE%20L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880710-FD04-4F39-B307-1B6DE48C8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COMPTE RENDU DE LA REUNION DE COORDINATION HEBDOMADAIRE DE L.dot</Template>
  <TotalTime>109</TotalTime>
  <Pages>2</Pages>
  <Words>316</Words>
  <Characters>1744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COMPTE RENDU DE LA REUNION DE COORDINATION HEBDOMADAIRE DE LA DLM</vt:lpstr>
      <vt:lpstr>COMPTE RENDU DE LA REUNION DE COORDINATION HEBDOMADAIRE DE LA DLM</vt:lpstr>
    </vt:vector>
  </TitlesOfParts>
  <Company>Hewlett-Packard Company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LA REUNION DE COORDINATION HEBDOMADAIRE DE LA DLM</dc:title>
  <dc:subject/>
  <dc:creator>BKM</dc:creator>
  <cp:keywords/>
  <dc:description/>
  <cp:lastModifiedBy>théo ntamack</cp:lastModifiedBy>
  <cp:revision>1</cp:revision>
  <cp:lastPrinted>2022-10-04T08:50:00Z</cp:lastPrinted>
  <dcterms:created xsi:type="dcterms:W3CDTF">2023-11-19T17:01:00Z</dcterms:created>
  <dcterms:modified xsi:type="dcterms:W3CDTF">2024-04-11T08:14:00Z</dcterms:modified>
</cp:coreProperties>
</file>