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horzAnchor="margin" w:tblpY="-555"/>
        <w:tblW w:w="9498" w:type="dxa"/>
        <w:tblLook w:val="00A0" w:firstRow="1" w:lastRow="0" w:firstColumn="1" w:lastColumn="0" w:noHBand="0" w:noVBand="0"/>
      </w:tblPr>
      <w:tblGrid>
        <w:gridCol w:w="3936"/>
        <w:gridCol w:w="1984"/>
        <w:gridCol w:w="3578"/>
      </w:tblGrid>
      <w:tr w:rsidR="00175B7C" w:rsidRPr="001F6FB6" w14:paraId="479C1D30" w14:textId="77777777" w:rsidTr="00F142A1">
        <w:tc>
          <w:tcPr>
            <w:tcW w:w="3936" w:type="dxa"/>
          </w:tcPr>
          <w:p w14:paraId="4B16D541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60001E5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</w:rPr>
              <w:t>REPUBLIQUE DU CAMEROUN</w:t>
            </w:r>
          </w:p>
          <w:p w14:paraId="09557B85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</w:rPr>
              <w:t>Paix – Travail – Patrie</w:t>
            </w:r>
          </w:p>
          <w:p w14:paraId="2F70622D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</w:rPr>
              <w:t>------------------</w:t>
            </w:r>
          </w:p>
        </w:tc>
        <w:tc>
          <w:tcPr>
            <w:tcW w:w="1984" w:type="dxa"/>
            <w:vMerge w:val="restart"/>
          </w:tcPr>
          <w:p w14:paraId="05732F6B" w14:textId="77777777" w:rsidR="00175B7C" w:rsidRPr="001F6FB6" w:rsidRDefault="00175B7C" w:rsidP="001F6FB6">
            <w:pPr>
              <w:spacing w:line="276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14:paraId="2EEED1E5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AF7169C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78" w:type="dxa"/>
          </w:tcPr>
          <w:p w14:paraId="142B1F0A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5552773B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  <w:lang w:val="en-GB"/>
              </w:rPr>
              <w:t>REPUBLIC OF CAMEROON</w:t>
            </w:r>
          </w:p>
          <w:p w14:paraId="57B4FFE7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  <w:lang w:val="en-GB"/>
              </w:rPr>
              <w:t>Peace – Work – Fatherland</w:t>
            </w:r>
          </w:p>
          <w:p w14:paraId="55CA2938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  <w:lang w:val="fr-CM"/>
              </w:rPr>
              <w:t>--------------------</w:t>
            </w:r>
          </w:p>
        </w:tc>
      </w:tr>
      <w:tr w:rsidR="00175B7C" w:rsidRPr="001F6FB6" w14:paraId="4B979B7A" w14:textId="77777777" w:rsidTr="00F142A1">
        <w:tc>
          <w:tcPr>
            <w:tcW w:w="3936" w:type="dxa"/>
          </w:tcPr>
          <w:p w14:paraId="4B189E17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</w:rPr>
              <w:t>MINISTERE DE LA SANTE PUBLIQUE</w:t>
            </w:r>
          </w:p>
          <w:p w14:paraId="0A75C887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</w:rPr>
              <w:t>------------------</w:t>
            </w:r>
          </w:p>
        </w:tc>
        <w:tc>
          <w:tcPr>
            <w:tcW w:w="1984" w:type="dxa"/>
            <w:vMerge/>
            <w:vAlign w:val="center"/>
          </w:tcPr>
          <w:p w14:paraId="639A934C" w14:textId="77777777" w:rsidR="00175B7C" w:rsidRPr="001F6FB6" w:rsidRDefault="00175B7C" w:rsidP="001F6FB6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78" w:type="dxa"/>
          </w:tcPr>
          <w:p w14:paraId="3C11A38D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</w:rPr>
              <w:t>MINISTRY OF PUBLIC HEALTH</w:t>
            </w:r>
          </w:p>
          <w:p w14:paraId="0BBC2301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</w:rPr>
              <w:t>---------------------</w:t>
            </w:r>
          </w:p>
        </w:tc>
      </w:tr>
      <w:tr w:rsidR="00175B7C" w:rsidRPr="001F6FB6" w14:paraId="0C848A2E" w14:textId="77777777" w:rsidTr="00F142A1">
        <w:tc>
          <w:tcPr>
            <w:tcW w:w="3936" w:type="dxa"/>
          </w:tcPr>
          <w:p w14:paraId="1234876B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</w:rPr>
              <w:t>SECRETARIAT GENERAL</w:t>
            </w:r>
          </w:p>
          <w:p w14:paraId="043BBD29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</w:rPr>
              <w:t>--------------------</w:t>
            </w:r>
          </w:p>
        </w:tc>
        <w:tc>
          <w:tcPr>
            <w:tcW w:w="1984" w:type="dxa"/>
            <w:vMerge/>
            <w:vAlign w:val="center"/>
          </w:tcPr>
          <w:p w14:paraId="02D48499" w14:textId="77777777" w:rsidR="00175B7C" w:rsidRPr="001F6FB6" w:rsidRDefault="00175B7C" w:rsidP="001F6FB6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78" w:type="dxa"/>
          </w:tcPr>
          <w:p w14:paraId="2DEF85A0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</w:rPr>
              <w:t>SECRETARIAT GENERAL</w:t>
            </w:r>
          </w:p>
          <w:p w14:paraId="58E60CC3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  <w:lang w:val="fr-CM"/>
              </w:rPr>
              <w:t>---------------------</w:t>
            </w:r>
          </w:p>
        </w:tc>
      </w:tr>
      <w:tr w:rsidR="00175B7C" w:rsidRPr="001F6FB6" w14:paraId="1BFC9718" w14:textId="77777777" w:rsidTr="00F142A1">
        <w:tc>
          <w:tcPr>
            <w:tcW w:w="3936" w:type="dxa"/>
          </w:tcPr>
          <w:p w14:paraId="53B5CB6B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</w:rPr>
              <w:t>DIRECTION DE LA LUTTE CONTRE LA MALADIE, LES EPIDEMIES ET LES PANDEMIES</w:t>
            </w:r>
          </w:p>
          <w:p w14:paraId="0049B75E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</w:rPr>
              <w:t>----------------------</w:t>
            </w:r>
          </w:p>
        </w:tc>
        <w:tc>
          <w:tcPr>
            <w:tcW w:w="1984" w:type="dxa"/>
            <w:vMerge/>
            <w:vAlign w:val="center"/>
          </w:tcPr>
          <w:p w14:paraId="270C4F6A" w14:textId="77777777" w:rsidR="00175B7C" w:rsidRPr="001F6FB6" w:rsidRDefault="00175B7C" w:rsidP="001F6FB6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78" w:type="dxa"/>
          </w:tcPr>
          <w:p w14:paraId="1E4F6D2E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n-ZA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  <w:lang w:val="en-ZA"/>
              </w:rPr>
              <w:t>DEPARTMENT FOR THE CONTROL OF DISEASE, EPIDEMICS AND PANDEMICS</w:t>
            </w:r>
          </w:p>
          <w:p w14:paraId="681C2D23" w14:textId="77777777" w:rsidR="00175B7C" w:rsidRPr="001F6FB6" w:rsidRDefault="00175B7C" w:rsidP="001F6FB6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F6FB6">
              <w:rPr>
                <w:rFonts w:ascii="Arial" w:hAnsi="Arial" w:cs="Arial"/>
                <w:b/>
                <w:sz w:val="18"/>
                <w:szCs w:val="18"/>
                <w:lang w:val="fr-CM"/>
              </w:rPr>
              <w:t>--------------------</w:t>
            </w:r>
          </w:p>
        </w:tc>
      </w:tr>
    </w:tbl>
    <w:p w14:paraId="443D4577" w14:textId="77777777" w:rsidR="00175B7C" w:rsidRPr="001F46F7" w:rsidRDefault="00175B7C" w:rsidP="00175B7C">
      <w:pPr>
        <w:pStyle w:val="Titre2"/>
        <w:rPr>
          <w:rFonts w:ascii="Arial Narrow" w:hAnsi="Arial Narrow"/>
          <w:caps w:val="0"/>
          <w:sz w:val="20"/>
          <w:szCs w:val="20"/>
          <w:lang w:val="pt-BR"/>
        </w:rPr>
      </w:pPr>
    </w:p>
    <w:p w14:paraId="7D9EC696" w14:textId="77777777" w:rsidR="00175B7C" w:rsidRPr="001F6FB6" w:rsidRDefault="00175B7C" w:rsidP="00175B7C">
      <w:pPr>
        <w:pStyle w:val="Paragraphedeliste"/>
        <w:tabs>
          <w:tab w:val="left" w:pos="567"/>
        </w:tabs>
        <w:jc w:val="center"/>
        <w:rPr>
          <w:rFonts w:ascii="Century Gothic" w:hAnsi="Century Gothic"/>
          <w:b/>
          <w:sz w:val="28"/>
          <w:szCs w:val="28"/>
        </w:rPr>
      </w:pPr>
      <w:r w:rsidRPr="001F6FB6">
        <w:rPr>
          <w:rFonts w:ascii="Century Gothic" w:hAnsi="Century Gothic"/>
          <w:b/>
          <w:sz w:val="28"/>
          <w:szCs w:val="28"/>
        </w:rPr>
        <w:t>FICHE TECHNIQUE</w:t>
      </w:r>
    </w:p>
    <w:p w14:paraId="5369629F" w14:textId="2E7136C7" w:rsidR="003C63F5" w:rsidRDefault="003C63F5" w:rsidP="001E554D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0C812495" w14:textId="7F945F78" w:rsidR="001E554D" w:rsidRPr="00BD28A5" w:rsidRDefault="00175B7C" w:rsidP="001E554D">
      <w:pPr>
        <w:jc w:val="center"/>
        <w:rPr>
          <w:rFonts w:ascii="Arial" w:hAnsi="Arial" w:cs="Arial"/>
          <w:b/>
          <w:sz w:val="28"/>
          <w:szCs w:val="28"/>
          <w:lang w:val="pt-BR"/>
        </w:rPr>
      </w:pPr>
      <w:r w:rsidRPr="00BD28A5">
        <w:rPr>
          <w:rFonts w:ascii="Arial" w:hAnsi="Arial" w:cs="Arial"/>
          <w:b/>
          <w:sz w:val="28"/>
          <w:szCs w:val="28"/>
          <w:lang w:val="pt-BR"/>
        </w:rPr>
        <w:t xml:space="preserve"> </w:t>
      </w:r>
      <w:r w:rsidR="001E554D" w:rsidRPr="00BD28A5">
        <w:rPr>
          <w:rFonts w:ascii="Arial" w:hAnsi="Arial" w:cs="Arial"/>
          <w:b/>
          <w:sz w:val="28"/>
          <w:szCs w:val="28"/>
          <w:lang w:val="pt-BR"/>
        </w:rPr>
        <w:t>ELABORATION DU PL</w:t>
      </w:r>
      <w:r w:rsidR="000C459E">
        <w:rPr>
          <w:rFonts w:ascii="Arial" w:hAnsi="Arial" w:cs="Arial"/>
          <w:b/>
          <w:sz w:val="28"/>
          <w:szCs w:val="28"/>
          <w:lang w:val="pt-BR"/>
        </w:rPr>
        <w:t>AN DE TRAVAIL ANNUEL (PTA) DE PREPARATION ET DE REPONSE AUX EPIDEMIES ET PANDEMIES</w:t>
      </w:r>
      <w:r w:rsidRPr="00BD28A5">
        <w:rPr>
          <w:rFonts w:ascii="Arial" w:hAnsi="Arial" w:cs="Arial"/>
          <w:b/>
          <w:sz w:val="28"/>
          <w:szCs w:val="28"/>
          <w:lang w:val="pt-BR"/>
        </w:rPr>
        <w:t xml:space="preserve"> </w:t>
      </w:r>
      <w:r w:rsidR="001B2013">
        <w:rPr>
          <w:rFonts w:ascii="Arial" w:hAnsi="Arial" w:cs="Arial"/>
          <w:b/>
          <w:sz w:val="28"/>
          <w:szCs w:val="28"/>
          <w:lang w:val="pt-BR"/>
        </w:rPr>
        <w:t>POUR L’ANNEE 2024</w:t>
      </w:r>
      <w:r w:rsidRPr="00BD28A5">
        <w:rPr>
          <w:rFonts w:ascii="Arial" w:hAnsi="Arial" w:cs="Arial"/>
          <w:b/>
          <w:sz w:val="28"/>
          <w:szCs w:val="28"/>
          <w:lang w:val="pt-BR"/>
        </w:rPr>
        <w:t xml:space="preserve"> </w:t>
      </w:r>
    </w:p>
    <w:p w14:paraId="686A8EF5" w14:textId="77777777" w:rsidR="00175B7C" w:rsidRPr="005D7FEF" w:rsidRDefault="00175B7C" w:rsidP="00175B7C">
      <w:pPr>
        <w:tabs>
          <w:tab w:val="left" w:pos="4080"/>
        </w:tabs>
        <w:rPr>
          <w:sz w:val="2"/>
          <w:lang w:val="fr-CM"/>
        </w:rPr>
      </w:pPr>
    </w:p>
    <w:p w14:paraId="5AFB43EA" w14:textId="77777777" w:rsidR="00175B7C" w:rsidRDefault="00175B7C" w:rsidP="00175B7C">
      <w:pPr>
        <w:pStyle w:val="Paragraphedeliste"/>
        <w:numPr>
          <w:ilvl w:val="0"/>
          <w:numId w:val="1"/>
        </w:numPr>
        <w:spacing w:before="240"/>
        <w:jc w:val="both"/>
        <w:rPr>
          <w:rFonts w:ascii="Century Gothic" w:hAnsi="Century Gothic"/>
          <w:b/>
          <w:sz w:val="26"/>
          <w:szCs w:val="26"/>
        </w:rPr>
      </w:pPr>
      <w:r w:rsidRPr="00C741AA">
        <w:rPr>
          <w:rFonts w:ascii="Century Gothic" w:hAnsi="Century Gothic"/>
          <w:b/>
          <w:sz w:val="26"/>
          <w:szCs w:val="26"/>
        </w:rPr>
        <w:t>CONTEXTE ET JUSTIFICATION</w:t>
      </w:r>
    </w:p>
    <w:p w14:paraId="74694BF6" w14:textId="77777777" w:rsidR="00175B7C" w:rsidRPr="003C63F5" w:rsidRDefault="00175B7C" w:rsidP="00175B7C">
      <w:pPr>
        <w:spacing w:before="240"/>
        <w:jc w:val="both"/>
        <w:rPr>
          <w:rFonts w:ascii="Century Gothic" w:hAnsi="Century Gothic"/>
          <w:b/>
          <w:sz w:val="2"/>
          <w:szCs w:val="26"/>
        </w:rPr>
      </w:pPr>
    </w:p>
    <w:p w14:paraId="5B149D73" w14:textId="5E9EEA87" w:rsidR="00CC0443" w:rsidRDefault="00CC0443" w:rsidP="001F6FB6">
      <w:pPr>
        <w:pStyle w:val="Paragraphedeliste1"/>
        <w:spacing w:line="360" w:lineRule="auto"/>
        <w:ind w:left="0" w:firstLine="360"/>
        <w:rPr>
          <w:rFonts w:ascii="Arial" w:hAnsi="Arial" w:cs="Arial"/>
        </w:rPr>
      </w:pPr>
      <w:r w:rsidRPr="00CC0443">
        <w:rPr>
          <w:rFonts w:ascii="Arial" w:hAnsi="Arial" w:cs="Arial"/>
        </w:rPr>
        <w:t>La Sous-Direction de Lutte contre les Epidémies et les Pandémies (SDLEP) a pour mission régalienne la planification, la mise en œuvre et le suivi des activités de lutte contre le</w:t>
      </w:r>
      <w:r>
        <w:rPr>
          <w:rFonts w:ascii="Arial" w:hAnsi="Arial" w:cs="Arial"/>
        </w:rPr>
        <w:t xml:space="preserve">s épidémies et pandémies. Elle </w:t>
      </w:r>
      <w:r w:rsidRPr="00CC0443">
        <w:rPr>
          <w:rFonts w:ascii="Arial" w:hAnsi="Arial" w:cs="Arial"/>
        </w:rPr>
        <w:t>est donc responsable de la prévention, préparation et de réponse aux épidémies et pandémies au Cameroun, en conformité avec les exigences nationales et internationales</w:t>
      </w:r>
      <w:r w:rsidR="007E7A9E">
        <w:rPr>
          <w:rFonts w:ascii="Arial" w:hAnsi="Arial" w:cs="Arial"/>
        </w:rPr>
        <w:t>.</w:t>
      </w:r>
    </w:p>
    <w:p w14:paraId="77F7E711" w14:textId="67F899C9" w:rsidR="00BD28A5" w:rsidRDefault="001F6FB6" w:rsidP="001F6FB6">
      <w:pPr>
        <w:pStyle w:val="Paragraphedeliste1"/>
        <w:spacing w:line="360" w:lineRule="auto"/>
        <w:ind w:left="0" w:firstLine="360"/>
        <w:rPr>
          <w:rFonts w:ascii="Arial" w:hAnsi="Arial" w:cs="Arial"/>
        </w:rPr>
      </w:pPr>
      <w:r w:rsidRPr="00CC0443">
        <w:rPr>
          <w:rFonts w:ascii="Arial" w:hAnsi="Arial" w:cs="Arial"/>
        </w:rPr>
        <w:t>L</w:t>
      </w:r>
      <w:r w:rsidRPr="0025317A">
        <w:rPr>
          <w:rFonts w:ascii="Arial" w:hAnsi="Arial" w:cs="Arial"/>
        </w:rPr>
        <w:t>es flambées épidémiques de ces dernières années dans le monde démontrent à suffisance que la sécurité sanitaire doit demeurer une priorité pour</w:t>
      </w:r>
      <w:r w:rsidR="00313BE9">
        <w:rPr>
          <w:rFonts w:ascii="Arial" w:hAnsi="Arial" w:cs="Arial"/>
        </w:rPr>
        <w:t xml:space="preserve"> tous</w:t>
      </w:r>
      <w:r w:rsidRPr="0025317A">
        <w:rPr>
          <w:rFonts w:ascii="Arial" w:hAnsi="Arial" w:cs="Arial"/>
        </w:rPr>
        <w:t xml:space="preserve"> les pays. En effet, au regard des nombreuses crises sanitaires et des défis y relatifs et considérant les exigences du Règlement Sanitaire International, la mise en place des mécanismes de préparation et de rép</w:t>
      </w:r>
      <w:r w:rsidR="00804C9A">
        <w:rPr>
          <w:rFonts w:ascii="Arial" w:hAnsi="Arial" w:cs="Arial"/>
        </w:rPr>
        <w:t xml:space="preserve">onse robustes au sein des pays doit </w:t>
      </w:r>
      <w:r w:rsidR="00B77CD7">
        <w:rPr>
          <w:rFonts w:ascii="Arial" w:hAnsi="Arial" w:cs="Arial"/>
        </w:rPr>
        <w:t>être</w:t>
      </w:r>
      <w:r w:rsidR="00804C9A">
        <w:rPr>
          <w:rFonts w:ascii="Arial" w:hAnsi="Arial" w:cs="Arial"/>
        </w:rPr>
        <w:t xml:space="preserve"> pris</w:t>
      </w:r>
      <w:r w:rsidR="00B77CD7">
        <w:rPr>
          <w:rFonts w:ascii="Arial" w:hAnsi="Arial" w:cs="Arial"/>
        </w:rPr>
        <w:t>e en compte pour</w:t>
      </w:r>
      <w:r w:rsidRPr="0025317A">
        <w:rPr>
          <w:rFonts w:ascii="Arial" w:hAnsi="Arial" w:cs="Arial"/>
        </w:rPr>
        <w:t xml:space="preserve"> la sécurité sanitaire mondiale.</w:t>
      </w:r>
    </w:p>
    <w:p w14:paraId="3A5B8F95" w14:textId="0B3423EA" w:rsidR="00323985" w:rsidRPr="003F4EC5" w:rsidRDefault="00776654" w:rsidP="0025317A">
      <w:pPr>
        <w:pStyle w:val="Paragraphedeliste1"/>
        <w:spacing w:line="360" w:lineRule="auto"/>
        <w:ind w:left="0"/>
        <w:rPr>
          <w:rFonts w:ascii="Arial" w:hAnsi="Arial" w:cs="Arial"/>
        </w:rPr>
      </w:pPr>
      <w:bookmarkStart w:id="0" w:name="_Toc62898182"/>
      <w:r w:rsidRPr="003F4EC5">
        <w:rPr>
          <w:rFonts w:ascii="Arial" w:hAnsi="Arial" w:cs="Arial"/>
        </w:rPr>
        <w:t>L’année 2023</w:t>
      </w:r>
      <w:r w:rsidR="00323985" w:rsidRPr="003F4EC5">
        <w:rPr>
          <w:rFonts w:ascii="Arial" w:hAnsi="Arial" w:cs="Arial"/>
        </w:rPr>
        <w:t xml:space="preserve">, a été marquée par une </w:t>
      </w:r>
      <w:r w:rsidR="00F2260C">
        <w:rPr>
          <w:rFonts w:ascii="Arial" w:hAnsi="Arial" w:cs="Arial"/>
        </w:rPr>
        <w:t>extension</w:t>
      </w:r>
      <w:r w:rsidR="00686860">
        <w:rPr>
          <w:rFonts w:ascii="Arial" w:hAnsi="Arial" w:cs="Arial"/>
        </w:rPr>
        <w:t xml:space="preserve"> des foyers de </w:t>
      </w:r>
      <w:r w:rsidR="00F2260C">
        <w:rPr>
          <w:rFonts w:ascii="Arial" w:hAnsi="Arial" w:cs="Arial"/>
        </w:rPr>
        <w:t>choléra</w:t>
      </w:r>
      <w:r w:rsidR="00686860">
        <w:rPr>
          <w:rFonts w:ascii="Arial" w:hAnsi="Arial" w:cs="Arial"/>
        </w:rPr>
        <w:t xml:space="preserve"> dans d’autres régions</w:t>
      </w:r>
      <w:r w:rsidR="00C61D4E" w:rsidRPr="003F4EC5">
        <w:rPr>
          <w:rFonts w:ascii="Arial" w:hAnsi="Arial" w:cs="Arial"/>
        </w:rPr>
        <w:t xml:space="preserve"> </w:t>
      </w:r>
      <w:r w:rsidR="00D8688C">
        <w:rPr>
          <w:rFonts w:ascii="Arial" w:hAnsi="Arial" w:cs="Arial"/>
        </w:rPr>
        <w:t>et la persistance d’</w:t>
      </w:r>
      <w:r w:rsidR="00BD652B">
        <w:rPr>
          <w:rFonts w:ascii="Arial" w:hAnsi="Arial" w:cs="Arial"/>
        </w:rPr>
        <w:t>autres maladies</w:t>
      </w:r>
      <w:r w:rsidR="004B4A61">
        <w:rPr>
          <w:rFonts w:ascii="Arial" w:hAnsi="Arial" w:cs="Arial"/>
        </w:rPr>
        <w:t xml:space="preserve"> </w:t>
      </w:r>
      <w:r w:rsidR="00585C89" w:rsidRPr="003F4EC5">
        <w:rPr>
          <w:rFonts w:ascii="Arial" w:hAnsi="Arial" w:cs="Arial"/>
        </w:rPr>
        <w:t>telles que</w:t>
      </w:r>
      <w:r w:rsidR="00323985" w:rsidRPr="003F4EC5">
        <w:rPr>
          <w:rFonts w:ascii="Arial" w:hAnsi="Arial" w:cs="Arial"/>
        </w:rPr>
        <w:t xml:space="preserve"> </w:t>
      </w:r>
      <w:r w:rsidR="00585C89" w:rsidRPr="003F4EC5">
        <w:rPr>
          <w:rFonts w:ascii="Arial" w:hAnsi="Arial" w:cs="Arial"/>
        </w:rPr>
        <w:t>la fièvre jaune</w:t>
      </w:r>
      <w:r w:rsidRPr="003F4EC5">
        <w:rPr>
          <w:rFonts w:ascii="Arial" w:hAnsi="Arial" w:cs="Arial"/>
        </w:rPr>
        <w:t xml:space="preserve">, la méningite, </w:t>
      </w:r>
      <w:r w:rsidR="009E1234">
        <w:rPr>
          <w:rFonts w:ascii="Arial" w:hAnsi="Arial" w:cs="Arial"/>
        </w:rPr>
        <w:t xml:space="preserve">le </w:t>
      </w:r>
      <w:proofErr w:type="spellStart"/>
      <w:r w:rsidR="004B4A61">
        <w:rPr>
          <w:rFonts w:ascii="Arial" w:hAnsi="Arial" w:cs="Arial"/>
        </w:rPr>
        <w:t>M</w:t>
      </w:r>
      <w:r w:rsidR="004B4A61" w:rsidRPr="003F4EC5">
        <w:rPr>
          <w:rFonts w:ascii="Arial" w:hAnsi="Arial" w:cs="Arial"/>
        </w:rPr>
        <w:t>pox</w:t>
      </w:r>
      <w:proofErr w:type="spellEnd"/>
      <w:r w:rsidR="004B4A61">
        <w:rPr>
          <w:rFonts w:ascii="Arial" w:hAnsi="Arial" w:cs="Arial"/>
        </w:rPr>
        <w:t>,</w:t>
      </w:r>
      <w:r w:rsidR="004B4A61" w:rsidRPr="003F4EC5">
        <w:rPr>
          <w:rFonts w:ascii="Arial" w:hAnsi="Arial" w:cs="Arial"/>
        </w:rPr>
        <w:t xml:space="preserve"> </w:t>
      </w:r>
      <w:r w:rsidR="00223819">
        <w:rPr>
          <w:rFonts w:ascii="Arial" w:hAnsi="Arial" w:cs="Arial"/>
        </w:rPr>
        <w:t>la d</w:t>
      </w:r>
      <w:r w:rsidRPr="003F4EC5">
        <w:rPr>
          <w:rFonts w:ascii="Arial" w:hAnsi="Arial" w:cs="Arial"/>
        </w:rPr>
        <w:t>iphtérie</w:t>
      </w:r>
      <w:r w:rsidR="00585C89" w:rsidRPr="003F4EC5">
        <w:rPr>
          <w:rFonts w:ascii="Arial" w:hAnsi="Arial" w:cs="Arial"/>
        </w:rPr>
        <w:t xml:space="preserve"> et la rougeole</w:t>
      </w:r>
      <w:r w:rsidR="002161DE">
        <w:rPr>
          <w:rFonts w:ascii="Arial" w:hAnsi="Arial" w:cs="Arial"/>
        </w:rPr>
        <w:t> ; u</w:t>
      </w:r>
      <w:r w:rsidR="00FA0BBB">
        <w:rPr>
          <w:rFonts w:ascii="Arial" w:hAnsi="Arial" w:cs="Arial"/>
        </w:rPr>
        <w:t>ne</w:t>
      </w:r>
      <w:r w:rsidR="004F0774">
        <w:rPr>
          <w:rFonts w:ascii="Arial" w:hAnsi="Arial" w:cs="Arial"/>
        </w:rPr>
        <w:t xml:space="preserve"> longue période d’accalmie </w:t>
      </w:r>
      <w:r w:rsidR="002161DE">
        <w:rPr>
          <w:rFonts w:ascii="Arial" w:hAnsi="Arial" w:cs="Arial"/>
        </w:rPr>
        <w:t>a été observée</w:t>
      </w:r>
      <w:r w:rsidR="004C68BA">
        <w:rPr>
          <w:rFonts w:ascii="Arial" w:hAnsi="Arial" w:cs="Arial"/>
        </w:rPr>
        <w:t xml:space="preserve"> en ce qui </w:t>
      </w:r>
      <w:r w:rsidR="004F0774">
        <w:rPr>
          <w:rFonts w:ascii="Arial" w:hAnsi="Arial" w:cs="Arial"/>
        </w:rPr>
        <w:t>concern</w:t>
      </w:r>
      <w:r w:rsidR="004C68BA">
        <w:rPr>
          <w:rFonts w:ascii="Arial" w:hAnsi="Arial" w:cs="Arial"/>
        </w:rPr>
        <w:t>e</w:t>
      </w:r>
      <w:r w:rsidR="004F0774">
        <w:rPr>
          <w:rFonts w:ascii="Arial" w:hAnsi="Arial" w:cs="Arial"/>
        </w:rPr>
        <w:t xml:space="preserve"> le COVID-</w:t>
      </w:r>
      <w:r w:rsidR="00FA0BBB">
        <w:rPr>
          <w:rFonts w:ascii="Arial" w:hAnsi="Arial" w:cs="Arial"/>
        </w:rPr>
        <w:t>19.</w:t>
      </w:r>
      <w:r w:rsidR="00585C89" w:rsidRPr="003F4EC5">
        <w:rPr>
          <w:rFonts w:ascii="Arial" w:hAnsi="Arial" w:cs="Arial"/>
        </w:rPr>
        <w:t xml:space="preserve"> Aussi, il</w:t>
      </w:r>
      <w:r w:rsidR="009E1234">
        <w:rPr>
          <w:rFonts w:ascii="Arial" w:hAnsi="Arial" w:cs="Arial"/>
        </w:rPr>
        <w:t xml:space="preserve"> a été </w:t>
      </w:r>
      <w:r w:rsidR="000D5EF4">
        <w:rPr>
          <w:rFonts w:ascii="Arial" w:hAnsi="Arial" w:cs="Arial"/>
        </w:rPr>
        <w:t xml:space="preserve">notifié des cas de </w:t>
      </w:r>
      <w:r w:rsidR="00CD7D58" w:rsidRPr="003F4EC5">
        <w:rPr>
          <w:rFonts w:ascii="Arial" w:hAnsi="Arial" w:cs="Arial"/>
        </w:rPr>
        <w:t xml:space="preserve">plaies </w:t>
      </w:r>
      <w:proofErr w:type="spellStart"/>
      <w:r w:rsidR="00CD7D58" w:rsidRPr="003F4EC5">
        <w:rPr>
          <w:rFonts w:ascii="Arial" w:hAnsi="Arial" w:cs="Arial"/>
        </w:rPr>
        <w:t>ulcérant</w:t>
      </w:r>
      <w:r w:rsidR="002F162D">
        <w:rPr>
          <w:rFonts w:ascii="Arial" w:hAnsi="Arial" w:cs="Arial"/>
        </w:rPr>
        <w:t>e</w:t>
      </w:r>
      <w:r w:rsidR="00E1283B">
        <w:rPr>
          <w:rFonts w:ascii="Arial" w:hAnsi="Arial" w:cs="Arial"/>
        </w:rPr>
        <w:t>s</w:t>
      </w:r>
      <w:proofErr w:type="spellEnd"/>
      <w:r w:rsidR="00CD7D58" w:rsidRPr="003F4EC5">
        <w:rPr>
          <w:rFonts w:ascii="Arial" w:hAnsi="Arial" w:cs="Arial"/>
        </w:rPr>
        <w:t xml:space="preserve"> atypique</w:t>
      </w:r>
      <w:r w:rsidR="000D5EF4">
        <w:rPr>
          <w:rFonts w:ascii="Arial" w:hAnsi="Arial" w:cs="Arial"/>
        </w:rPr>
        <w:t>s</w:t>
      </w:r>
      <w:r w:rsidR="00CD7D58" w:rsidRPr="003F4EC5">
        <w:rPr>
          <w:rFonts w:ascii="Arial" w:hAnsi="Arial" w:cs="Arial"/>
        </w:rPr>
        <w:t xml:space="preserve"> (LADDE)</w:t>
      </w:r>
      <w:r w:rsidR="00BD652B">
        <w:rPr>
          <w:rFonts w:ascii="Arial" w:hAnsi="Arial" w:cs="Arial"/>
        </w:rPr>
        <w:t xml:space="preserve"> dans la Région du Nord </w:t>
      </w:r>
      <w:r w:rsidR="002F162D">
        <w:rPr>
          <w:rFonts w:ascii="Arial" w:hAnsi="Arial" w:cs="Arial"/>
        </w:rPr>
        <w:t>et une alerte au virus Marburg en provenance de la Guinée Equatoriale</w:t>
      </w:r>
      <w:r w:rsidR="00BD28A5" w:rsidRPr="003F4EC5">
        <w:rPr>
          <w:rFonts w:ascii="Arial" w:hAnsi="Arial" w:cs="Arial"/>
        </w:rPr>
        <w:t>.</w:t>
      </w:r>
      <w:r w:rsidR="00585C89" w:rsidRPr="003F4EC5">
        <w:rPr>
          <w:rFonts w:ascii="Arial" w:hAnsi="Arial" w:cs="Arial"/>
        </w:rPr>
        <w:t xml:space="preserve"> D</w:t>
      </w:r>
      <w:r w:rsidR="00323985" w:rsidRPr="003F4EC5">
        <w:rPr>
          <w:rFonts w:ascii="Arial" w:hAnsi="Arial" w:cs="Arial"/>
        </w:rPr>
        <w:t>e ce fait,</w:t>
      </w:r>
      <w:r w:rsidR="00585C89" w:rsidRPr="003F4EC5">
        <w:rPr>
          <w:rFonts w:ascii="Arial" w:hAnsi="Arial" w:cs="Arial"/>
        </w:rPr>
        <w:t xml:space="preserve"> il est </w:t>
      </w:r>
      <w:r w:rsidR="00323985" w:rsidRPr="003F4EC5">
        <w:rPr>
          <w:rFonts w:ascii="Arial" w:hAnsi="Arial" w:cs="Arial"/>
        </w:rPr>
        <w:t>impératif de renforcer no</w:t>
      </w:r>
      <w:r w:rsidR="00585C89" w:rsidRPr="003F4EC5">
        <w:rPr>
          <w:rFonts w:ascii="Arial" w:hAnsi="Arial" w:cs="Arial"/>
        </w:rPr>
        <w:t xml:space="preserve">tre </w:t>
      </w:r>
      <w:r w:rsidR="00BD28A5" w:rsidRPr="003F4EC5">
        <w:rPr>
          <w:rFonts w:ascii="Arial" w:hAnsi="Arial" w:cs="Arial"/>
        </w:rPr>
        <w:t>système</w:t>
      </w:r>
      <w:r w:rsidR="00D86D2D">
        <w:rPr>
          <w:rFonts w:ascii="Arial" w:hAnsi="Arial" w:cs="Arial"/>
        </w:rPr>
        <w:t xml:space="preserve"> de santé</w:t>
      </w:r>
      <w:r w:rsidR="00323985" w:rsidRPr="003F4EC5">
        <w:rPr>
          <w:rFonts w:ascii="Arial" w:hAnsi="Arial" w:cs="Arial"/>
        </w:rPr>
        <w:t xml:space="preserve"> </w:t>
      </w:r>
      <w:r w:rsidR="00585C89" w:rsidRPr="003F4EC5">
        <w:rPr>
          <w:rFonts w:ascii="Arial" w:hAnsi="Arial" w:cs="Arial"/>
        </w:rPr>
        <w:t>afin de pouvoir répondre à toute urgence de santé p</w:t>
      </w:r>
      <w:r w:rsidR="00323985" w:rsidRPr="003F4EC5">
        <w:rPr>
          <w:rFonts w:ascii="Arial" w:hAnsi="Arial" w:cs="Arial"/>
        </w:rPr>
        <w:t xml:space="preserve">ublique. Ceci ne pourrait être possible que par le concours d’une stratégie de </w:t>
      </w:r>
      <w:r w:rsidR="00585C89" w:rsidRPr="003F4EC5">
        <w:rPr>
          <w:rFonts w:ascii="Arial" w:hAnsi="Arial" w:cs="Arial"/>
        </w:rPr>
        <w:t xml:space="preserve">surveillance et de </w:t>
      </w:r>
      <w:r w:rsidR="00323985" w:rsidRPr="003F4EC5">
        <w:rPr>
          <w:rFonts w:ascii="Arial" w:hAnsi="Arial" w:cs="Arial"/>
        </w:rPr>
        <w:t xml:space="preserve">lutte adéquate </w:t>
      </w:r>
      <w:r w:rsidR="00585C89" w:rsidRPr="003F4EC5">
        <w:rPr>
          <w:rFonts w:ascii="Arial" w:hAnsi="Arial" w:cs="Arial"/>
        </w:rPr>
        <w:t xml:space="preserve">dans </w:t>
      </w:r>
      <w:r w:rsidR="00D86D2D">
        <w:rPr>
          <w:rFonts w:ascii="Arial" w:hAnsi="Arial" w:cs="Arial"/>
        </w:rPr>
        <w:t>une approche « O</w:t>
      </w:r>
      <w:r w:rsidR="001E11F1" w:rsidRPr="003F4EC5">
        <w:rPr>
          <w:rFonts w:ascii="Arial" w:hAnsi="Arial" w:cs="Arial"/>
        </w:rPr>
        <w:t xml:space="preserve">ne </w:t>
      </w:r>
      <w:proofErr w:type="spellStart"/>
      <w:r w:rsidR="001E11F1" w:rsidRPr="003F4EC5">
        <w:rPr>
          <w:rFonts w:ascii="Arial" w:hAnsi="Arial" w:cs="Arial"/>
        </w:rPr>
        <w:t>health</w:t>
      </w:r>
      <w:proofErr w:type="spellEnd"/>
      <w:r w:rsidR="001E11F1" w:rsidRPr="003F4EC5">
        <w:rPr>
          <w:rFonts w:ascii="Arial" w:hAnsi="Arial" w:cs="Arial"/>
        </w:rPr>
        <w:t xml:space="preserve"> »</w:t>
      </w:r>
      <w:r w:rsidR="003F4EC5" w:rsidRPr="003F4EC5">
        <w:rPr>
          <w:rFonts w:ascii="Arial" w:hAnsi="Arial" w:cs="Arial"/>
        </w:rPr>
        <w:t xml:space="preserve"> impliquant ainsi </w:t>
      </w:r>
      <w:r w:rsidR="00D86D2D" w:rsidRPr="003F4EC5">
        <w:rPr>
          <w:rFonts w:ascii="Arial" w:hAnsi="Arial" w:cs="Arial"/>
        </w:rPr>
        <w:t>une coopération multisectorielle</w:t>
      </w:r>
      <w:r w:rsidR="001E11F1" w:rsidRPr="003F4EC5">
        <w:rPr>
          <w:rFonts w:ascii="Arial" w:hAnsi="Arial" w:cs="Arial"/>
        </w:rPr>
        <w:t xml:space="preserve"> ; cette </w:t>
      </w:r>
      <w:r w:rsidR="001E11F1" w:rsidRPr="003F4EC5">
        <w:rPr>
          <w:rFonts w:ascii="Arial" w:hAnsi="Arial" w:cs="Arial"/>
        </w:rPr>
        <w:lastRenderedPageBreak/>
        <w:t xml:space="preserve">stratégie inclut également </w:t>
      </w:r>
      <w:r w:rsidR="00323985" w:rsidRPr="003F4EC5">
        <w:rPr>
          <w:rFonts w:ascii="Arial" w:hAnsi="Arial" w:cs="Arial"/>
        </w:rPr>
        <w:t>une bonne p</w:t>
      </w:r>
      <w:r w:rsidR="003F4EC5" w:rsidRPr="003F4EC5">
        <w:rPr>
          <w:rFonts w:ascii="Arial" w:hAnsi="Arial" w:cs="Arial"/>
        </w:rPr>
        <w:t>lanification, une amélioration</w:t>
      </w:r>
      <w:r w:rsidR="00323985" w:rsidRPr="003F4EC5">
        <w:rPr>
          <w:rFonts w:ascii="Arial" w:hAnsi="Arial" w:cs="Arial"/>
        </w:rPr>
        <w:t xml:space="preserve"> digitale de nos services de surveillance (SFE,</w:t>
      </w:r>
      <w:r w:rsidR="008976F5">
        <w:rPr>
          <w:rFonts w:ascii="Arial" w:hAnsi="Arial" w:cs="Arial"/>
        </w:rPr>
        <w:t xml:space="preserve"> SBC,</w:t>
      </w:r>
      <w:r w:rsidR="00323985" w:rsidRPr="003F4EC5">
        <w:rPr>
          <w:rFonts w:ascii="Arial" w:hAnsi="Arial" w:cs="Arial"/>
        </w:rPr>
        <w:t xml:space="preserve"> EWARS).</w:t>
      </w:r>
    </w:p>
    <w:bookmarkEnd w:id="0"/>
    <w:p w14:paraId="14763CFA" w14:textId="0D5E477F" w:rsidR="001F6FB6" w:rsidRPr="003F4EC5" w:rsidRDefault="001F6FB6" w:rsidP="0025317A">
      <w:pPr>
        <w:pStyle w:val="Paragraphedeliste1"/>
        <w:spacing w:line="360" w:lineRule="auto"/>
        <w:ind w:left="0"/>
        <w:rPr>
          <w:rFonts w:ascii="Arial" w:hAnsi="Arial" w:cs="Arial"/>
          <w:color w:val="FF0000"/>
        </w:rPr>
      </w:pPr>
    </w:p>
    <w:p w14:paraId="2D40DDA5" w14:textId="505C9BB7" w:rsidR="001F6FB6" w:rsidRPr="0025317A" w:rsidRDefault="001F6FB6" w:rsidP="00D506FA">
      <w:pPr>
        <w:pStyle w:val="Paragraphedeliste1"/>
        <w:spacing w:line="360" w:lineRule="auto"/>
        <w:ind w:left="0" w:firstLine="360"/>
        <w:rPr>
          <w:rFonts w:ascii="Arial" w:hAnsi="Arial" w:cs="Arial"/>
        </w:rPr>
      </w:pPr>
      <w:bookmarkStart w:id="1" w:name="_Toc62898188"/>
      <w:bookmarkStart w:id="2" w:name="_Toc62898634"/>
      <w:r w:rsidRPr="003F4EC5">
        <w:rPr>
          <w:rFonts w:ascii="Arial" w:hAnsi="Arial" w:cs="Arial"/>
        </w:rPr>
        <w:t xml:space="preserve">Au regard </w:t>
      </w:r>
      <w:r w:rsidR="00B45F42" w:rsidRPr="003F4EC5">
        <w:rPr>
          <w:rFonts w:ascii="Arial" w:hAnsi="Arial" w:cs="Arial"/>
        </w:rPr>
        <w:t xml:space="preserve">de ce qui précède et </w:t>
      </w:r>
      <w:r w:rsidRPr="003F4EC5">
        <w:rPr>
          <w:rFonts w:ascii="Arial" w:hAnsi="Arial" w:cs="Arial"/>
        </w:rPr>
        <w:t>des prio</w:t>
      </w:r>
      <w:r w:rsidR="003F4EC5" w:rsidRPr="003F4EC5">
        <w:rPr>
          <w:rFonts w:ascii="Arial" w:hAnsi="Arial" w:cs="Arial"/>
        </w:rPr>
        <w:t>rités définies pour l’année 2024</w:t>
      </w:r>
      <w:r w:rsidRPr="003F4EC5">
        <w:rPr>
          <w:rFonts w:ascii="Arial" w:hAnsi="Arial" w:cs="Arial"/>
        </w:rPr>
        <w:t>, la Sous</w:t>
      </w:r>
      <w:r w:rsidR="00B45F42" w:rsidRPr="003F4EC5">
        <w:rPr>
          <w:rFonts w:ascii="Arial" w:hAnsi="Arial" w:cs="Arial"/>
        </w:rPr>
        <w:t>-Direction de Lutte contre les E</w:t>
      </w:r>
      <w:r w:rsidRPr="003F4EC5">
        <w:rPr>
          <w:rFonts w:ascii="Arial" w:hAnsi="Arial" w:cs="Arial"/>
        </w:rPr>
        <w:t xml:space="preserve">pidémies et les Pandémies </w:t>
      </w:r>
      <w:bookmarkEnd w:id="1"/>
      <w:bookmarkEnd w:id="2"/>
      <w:r w:rsidR="004C43BA">
        <w:rPr>
          <w:rFonts w:ascii="Arial" w:hAnsi="Arial" w:cs="Arial"/>
        </w:rPr>
        <w:t xml:space="preserve">s’engage à </w:t>
      </w:r>
      <w:r w:rsidR="00DD7654" w:rsidRPr="003F4EC5">
        <w:rPr>
          <w:rFonts w:ascii="Arial" w:hAnsi="Arial" w:cs="Arial"/>
        </w:rPr>
        <w:t>élaborer</w:t>
      </w:r>
      <w:r w:rsidR="00314157" w:rsidRPr="003F4EC5">
        <w:rPr>
          <w:rFonts w:ascii="Arial" w:hAnsi="Arial" w:cs="Arial"/>
        </w:rPr>
        <w:t xml:space="preserve"> un Plan de Travail Annuel</w:t>
      </w:r>
      <w:r w:rsidR="0022728A" w:rsidRPr="003F4EC5">
        <w:rPr>
          <w:rFonts w:ascii="Arial" w:hAnsi="Arial" w:cs="Arial"/>
        </w:rPr>
        <w:t xml:space="preserve"> </w:t>
      </w:r>
      <w:r w:rsidR="009A7C4A" w:rsidRPr="003F4EC5">
        <w:rPr>
          <w:rFonts w:ascii="Arial" w:hAnsi="Arial" w:cs="Arial"/>
        </w:rPr>
        <w:t>(PTA)</w:t>
      </w:r>
      <w:r w:rsidR="00DD7654" w:rsidRPr="003F4EC5">
        <w:rPr>
          <w:rFonts w:ascii="Arial" w:hAnsi="Arial" w:cs="Arial"/>
        </w:rPr>
        <w:t xml:space="preserve"> qui lui servira</w:t>
      </w:r>
      <w:r w:rsidR="00314157" w:rsidRPr="003F4EC5">
        <w:rPr>
          <w:rFonts w:ascii="Arial" w:hAnsi="Arial" w:cs="Arial"/>
        </w:rPr>
        <w:t xml:space="preserve"> de </w:t>
      </w:r>
      <w:r w:rsidR="00B45F42" w:rsidRPr="003F4EC5">
        <w:rPr>
          <w:rFonts w:ascii="Arial" w:hAnsi="Arial" w:cs="Arial"/>
        </w:rPr>
        <w:t xml:space="preserve">boussole </w:t>
      </w:r>
      <w:r w:rsidR="00DD7654" w:rsidRPr="003F4EC5">
        <w:rPr>
          <w:rFonts w:ascii="Arial" w:hAnsi="Arial" w:cs="Arial"/>
        </w:rPr>
        <w:t>tout au long de l’année</w:t>
      </w:r>
      <w:r w:rsidR="00B45F42" w:rsidRPr="003F4EC5">
        <w:rPr>
          <w:rFonts w:ascii="Arial" w:hAnsi="Arial" w:cs="Arial"/>
        </w:rPr>
        <w:t xml:space="preserve"> pour répondre efficacement aux différentes missions qui lui sont assignées</w:t>
      </w:r>
      <w:r w:rsidR="00DD7654" w:rsidRPr="003F4EC5">
        <w:rPr>
          <w:rFonts w:ascii="Arial" w:hAnsi="Arial" w:cs="Arial"/>
        </w:rPr>
        <w:t>.</w:t>
      </w:r>
      <w:r w:rsidR="00DD7654" w:rsidRPr="00BD28A5">
        <w:rPr>
          <w:rFonts w:ascii="Arial" w:hAnsi="Arial" w:cs="Arial"/>
        </w:rPr>
        <w:t xml:space="preserve"> </w:t>
      </w:r>
    </w:p>
    <w:p w14:paraId="77A16260" w14:textId="15F44552" w:rsidR="00BD28A5" w:rsidRDefault="00A971B8" w:rsidP="00BD28A5">
      <w:pPr>
        <w:spacing w:line="360" w:lineRule="auto"/>
        <w:jc w:val="both"/>
        <w:rPr>
          <w:rFonts w:ascii="Arial" w:hAnsi="Arial" w:cs="Arial"/>
        </w:rPr>
      </w:pPr>
      <w:r w:rsidRPr="0025317A">
        <w:rPr>
          <w:rFonts w:ascii="Arial" w:hAnsi="Arial" w:cs="Arial"/>
        </w:rPr>
        <w:t>C’est à cet effet, qu</w:t>
      </w:r>
      <w:r w:rsidR="00DD7654" w:rsidRPr="0025317A">
        <w:rPr>
          <w:rFonts w:ascii="Arial" w:hAnsi="Arial" w:cs="Arial"/>
        </w:rPr>
        <w:t xml:space="preserve">e l’atelier </w:t>
      </w:r>
      <w:r w:rsidR="00B45F42">
        <w:rPr>
          <w:rFonts w:ascii="Arial" w:hAnsi="Arial" w:cs="Arial"/>
        </w:rPr>
        <w:t xml:space="preserve">de </w:t>
      </w:r>
      <w:r w:rsidR="00B45F42" w:rsidRPr="00BD28A5">
        <w:rPr>
          <w:rFonts w:ascii="Arial" w:hAnsi="Arial" w:cs="Arial"/>
        </w:rPr>
        <w:t xml:space="preserve">Planification </w:t>
      </w:r>
      <w:r w:rsidR="00D14DCF" w:rsidRPr="00BD28A5">
        <w:rPr>
          <w:rFonts w:ascii="Arial" w:hAnsi="Arial" w:cs="Arial"/>
        </w:rPr>
        <w:t>des activités de Lutte Contre les Epidé</w:t>
      </w:r>
      <w:r w:rsidR="00B45F42" w:rsidRPr="00BD28A5">
        <w:rPr>
          <w:rFonts w:ascii="Arial" w:hAnsi="Arial" w:cs="Arial"/>
        </w:rPr>
        <w:t>mies</w:t>
      </w:r>
      <w:r w:rsidR="00C82324" w:rsidRPr="00BD28A5">
        <w:rPr>
          <w:rFonts w:ascii="Arial" w:hAnsi="Arial" w:cs="Arial"/>
        </w:rPr>
        <w:t xml:space="preserve">, </w:t>
      </w:r>
      <w:r w:rsidR="00D14DCF" w:rsidRPr="00BD28A5">
        <w:rPr>
          <w:rFonts w:ascii="Arial" w:hAnsi="Arial" w:cs="Arial"/>
        </w:rPr>
        <w:t>pour l’anné</w:t>
      </w:r>
      <w:r w:rsidR="007D4A79">
        <w:rPr>
          <w:rFonts w:ascii="Arial" w:hAnsi="Arial" w:cs="Arial"/>
        </w:rPr>
        <w:t>e 2024</w:t>
      </w:r>
      <w:r w:rsidR="009A7C4A" w:rsidRPr="00BD28A5">
        <w:rPr>
          <w:rFonts w:ascii="Arial" w:hAnsi="Arial" w:cs="Arial"/>
        </w:rPr>
        <w:t xml:space="preserve"> </w:t>
      </w:r>
      <w:r w:rsidR="009A7C4A" w:rsidRPr="0025317A">
        <w:rPr>
          <w:rFonts w:ascii="Arial" w:hAnsi="Arial" w:cs="Arial"/>
        </w:rPr>
        <w:t xml:space="preserve">est organisé du </w:t>
      </w:r>
      <w:r w:rsidR="00031AE0">
        <w:rPr>
          <w:rFonts w:ascii="Arial" w:hAnsi="Arial" w:cs="Arial"/>
        </w:rPr>
        <w:t>23</w:t>
      </w:r>
      <w:r w:rsidR="00D70162">
        <w:rPr>
          <w:rFonts w:ascii="Arial" w:hAnsi="Arial" w:cs="Arial"/>
        </w:rPr>
        <w:t xml:space="preserve"> </w:t>
      </w:r>
      <w:r w:rsidR="009F3162">
        <w:rPr>
          <w:rFonts w:ascii="Arial" w:hAnsi="Arial" w:cs="Arial"/>
        </w:rPr>
        <w:t>au</w:t>
      </w:r>
      <w:r w:rsidR="00031AE0">
        <w:rPr>
          <w:rFonts w:ascii="Arial" w:hAnsi="Arial" w:cs="Arial"/>
        </w:rPr>
        <w:t xml:space="preserve"> </w:t>
      </w:r>
      <w:r w:rsidR="007D4A79">
        <w:rPr>
          <w:rFonts w:ascii="Arial" w:hAnsi="Arial" w:cs="Arial"/>
        </w:rPr>
        <w:t>2</w:t>
      </w:r>
      <w:r w:rsidR="00031AE0">
        <w:rPr>
          <w:rFonts w:ascii="Arial" w:hAnsi="Arial" w:cs="Arial"/>
        </w:rPr>
        <w:t>6</w:t>
      </w:r>
      <w:r w:rsidR="00D70162">
        <w:rPr>
          <w:rFonts w:ascii="Arial" w:hAnsi="Arial" w:cs="Arial"/>
        </w:rPr>
        <w:t xml:space="preserve"> </w:t>
      </w:r>
      <w:r w:rsidR="009F3162">
        <w:rPr>
          <w:rFonts w:ascii="Arial" w:hAnsi="Arial" w:cs="Arial"/>
        </w:rPr>
        <w:t>janvier</w:t>
      </w:r>
      <w:r w:rsidR="007D4A79">
        <w:rPr>
          <w:rFonts w:ascii="Arial" w:hAnsi="Arial" w:cs="Arial"/>
        </w:rPr>
        <w:t xml:space="preserve"> 2024</w:t>
      </w:r>
      <w:r w:rsidR="00D70162">
        <w:rPr>
          <w:rFonts w:ascii="Arial" w:hAnsi="Arial" w:cs="Arial"/>
        </w:rPr>
        <w:t>.</w:t>
      </w:r>
    </w:p>
    <w:p w14:paraId="2A2A63E2" w14:textId="77777777" w:rsidR="0058501A" w:rsidRDefault="0058501A" w:rsidP="00BD28A5">
      <w:pPr>
        <w:spacing w:line="360" w:lineRule="auto"/>
        <w:jc w:val="both"/>
        <w:rPr>
          <w:rFonts w:ascii="Arial" w:hAnsi="Arial" w:cs="Arial"/>
        </w:rPr>
      </w:pPr>
    </w:p>
    <w:p w14:paraId="70795C8F" w14:textId="12B9B29E" w:rsidR="00175B7C" w:rsidRPr="00B60577" w:rsidRDefault="00B60577" w:rsidP="00B60577">
      <w:pPr>
        <w:ind w:left="360"/>
        <w:jc w:val="both"/>
        <w:rPr>
          <w:rFonts w:ascii="Century Gothic" w:hAnsi="Century Gothic"/>
          <w:b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I.</w:t>
      </w:r>
      <w:r w:rsidRPr="00B60577">
        <w:rPr>
          <w:rFonts w:ascii="Century Gothic" w:hAnsi="Century Gothic"/>
          <w:b/>
          <w:iCs/>
          <w:sz w:val="28"/>
          <w:szCs w:val="28"/>
        </w:rPr>
        <w:t xml:space="preserve"> </w:t>
      </w:r>
      <w:r w:rsidR="00175B7C" w:rsidRPr="00B60577">
        <w:rPr>
          <w:rFonts w:ascii="Century Gothic" w:hAnsi="Century Gothic"/>
          <w:b/>
          <w:iCs/>
          <w:sz w:val="28"/>
          <w:szCs w:val="28"/>
        </w:rPr>
        <w:t>OBJECTIFS GENERAL</w:t>
      </w:r>
    </w:p>
    <w:p w14:paraId="7AE0DF78" w14:textId="77777777" w:rsidR="00175B7C" w:rsidRPr="00B60577" w:rsidRDefault="00175B7C" w:rsidP="00B60577">
      <w:pPr>
        <w:jc w:val="both"/>
        <w:rPr>
          <w:rFonts w:ascii="Century Gothic" w:hAnsi="Century Gothic"/>
          <w:b/>
          <w:iCs/>
          <w:sz w:val="28"/>
          <w:szCs w:val="28"/>
        </w:rPr>
      </w:pPr>
    </w:p>
    <w:p w14:paraId="1FE9F2CF" w14:textId="0E7FF7DE" w:rsidR="00175B7C" w:rsidRPr="00B60577" w:rsidRDefault="00074282" w:rsidP="0025317A">
      <w:pPr>
        <w:pStyle w:val="Paragraphedeliste1"/>
        <w:spacing w:line="360" w:lineRule="auto"/>
        <w:ind w:left="0" w:firstLine="360"/>
        <w:rPr>
          <w:rFonts w:ascii="Arial" w:hAnsi="Arial" w:cs="Arial"/>
        </w:rPr>
      </w:pPr>
      <w:r w:rsidRPr="00B60577">
        <w:rPr>
          <w:rFonts w:ascii="Arial" w:hAnsi="Arial" w:cs="Arial"/>
        </w:rPr>
        <w:t>Disposer d’</w:t>
      </w:r>
      <w:r w:rsidR="001440F6" w:rsidRPr="00B60577">
        <w:rPr>
          <w:rFonts w:ascii="Arial" w:hAnsi="Arial" w:cs="Arial"/>
        </w:rPr>
        <w:t xml:space="preserve">un Plan de travail Annuel pour </w:t>
      </w:r>
      <w:r w:rsidRPr="00B60577">
        <w:rPr>
          <w:rFonts w:ascii="Arial" w:hAnsi="Arial" w:cs="Arial"/>
        </w:rPr>
        <w:t xml:space="preserve">le compte de </w:t>
      </w:r>
      <w:r w:rsidR="007D4A79">
        <w:rPr>
          <w:rFonts w:ascii="Arial" w:hAnsi="Arial" w:cs="Arial"/>
        </w:rPr>
        <w:t>l’année 2024</w:t>
      </w:r>
      <w:r w:rsidR="00175B7C" w:rsidRPr="00B60577">
        <w:rPr>
          <w:rFonts w:ascii="Arial" w:hAnsi="Arial" w:cs="Arial"/>
        </w:rPr>
        <w:t>.</w:t>
      </w:r>
    </w:p>
    <w:p w14:paraId="6D14BE8C" w14:textId="77777777" w:rsidR="00175B7C" w:rsidRPr="00752935" w:rsidRDefault="00175B7C" w:rsidP="00175B7C">
      <w:pPr>
        <w:jc w:val="both"/>
        <w:rPr>
          <w:rFonts w:ascii="Century Gothic" w:hAnsi="Century Gothic"/>
          <w:iCs/>
        </w:rPr>
      </w:pPr>
    </w:p>
    <w:p w14:paraId="4FDEE869" w14:textId="77777777" w:rsidR="00175B7C" w:rsidRDefault="00175B7C" w:rsidP="00175B7C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b/>
          <w:iCs/>
          <w:sz w:val="28"/>
          <w:szCs w:val="28"/>
        </w:rPr>
      </w:pPr>
      <w:r w:rsidRPr="00626FF0">
        <w:rPr>
          <w:rFonts w:ascii="Century Gothic" w:hAnsi="Century Gothic"/>
          <w:b/>
          <w:iCs/>
          <w:sz w:val="28"/>
          <w:szCs w:val="28"/>
        </w:rPr>
        <w:t xml:space="preserve"> OBJECTIFS</w:t>
      </w:r>
      <w:r>
        <w:rPr>
          <w:rFonts w:ascii="Century Gothic" w:hAnsi="Century Gothic"/>
          <w:b/>
          <w:iCs/>
          <w:sz w:val="28"/>
          <w:szCs w:val="28"/>
        </w:rPr>
        <w:t xml:space="preserve"> SPECIFIQUES</w:t>
      </w:r>
    </w:p>
    <w:p w14:paraId="55A4A5A8" w14:textId="77777777" w:rsidR="00E166AC" w:rsidRDefault="00E166AC" w:rsidP="00E166AC">
      <w:pPr>
        <w:jc w:val="both"/>
        <w:rPr>
          <w:rFonts w:ascii="Century Gothic" w:hAnsi="Century Gothic"/>
          <w:iCs/>
          <w:lang w:val="pt-BR"/>
        </w:rPr>
      </w:pPr>
    </w:p>
    <w:p w14:paraId="3586DF2F" w14:textId="52B109AC" w:rsidR="00175B7C" w:rsidRPr="0025317A" w:rsidRDefault="00E166AC" w:rsidP="0025317A">
      <w:pPr>
        <w:pStyle w:val="Paragraphedeliste1"/>
        <w:spacing w:line="360" w:lineRule="auto"/>
        <w:ind w:left="0" w:firstLine="360"/>
        <w:rPr>
          <w:rFonts w:ascii="Arial" w:hAnsi="Arial" w:cs="Arial"/>
        </w:rPr>
      </w:pPr>
      <w:r w:rsidRPr="0025317A">
        <w:rPr>
          <w:rFonts w:ascii="Arial" w:hAnsi="Arial" w:cs="Arial"/>
        </w:rPr>
        <w:t xml:space="preserve">Plus spécifiquement, il s’agira </w:t>
      </w:r>
      <w:proofErr w:type="gramStart"/>
      <w:r w:rsidRPr="0025317A">
        <w:rPr>
          <w:rFonts w:ascii="Arial" w:hAnsi="Arial" w:cs="Arial"/>
        </w:rPr>
        <w:t>de:</w:t>
      </w:r>
      <w:proofErr w:type="gramEnd"/>
    </w:p>
    <w:p w14:paraId="56CB7392" w14:textId="705092C8" w:rsidR="001A3E10" w:rsidRPr="00597F04" w:rsidRDefault="00B05ACC" w:rsidP="0022728A">
      <w:pPr>
        <w:pStyle w:val="Paragraphedeliste1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 xml:space="preserve">Tirer </w:t>
      </w:r>
      <w:r w:rsidR="00D70162" w:rsidRPr="00597F04">
        <w:rPr>
          <w:rFonts w:ascii="Arial" w:hAnsi="Arial" w:cs="Arial"/>
        </w:rPr>
        <w:t>les leçons</w:t>
      </w:r>
      <w:r w:rsidRPr="00597F04">
        <w:rPr>
          <w:rFonts w:ascii="Arial" w:hAnsi="Arial" w:cs="Arial"/>
        </w:rPr>
        <w:t xml:space="preserve"> </w:t>
      </w:r>
      <w:r w:rsidR="007D4A79">
        <w:rPr>
          <w:rFonts w:ascii="Arial" w:hAnsi="Arial" w:cs="Arial"/>
        </w:rPr>
        <w:t xml:space="preserve">de la </w:t>
      </w:r>
      <w:r w:rsidR="007A194E">
        <w:rPr>
          <w:rFonts w:ascii="Arial" w:hAnsi="Arial" w:cs="Arial"/>
        </w:rPr>
        <w:t xml:space="preserve">mise en </w:t>
      </w:r>
      <w:proofErr w:type="spellStart"/>
      <w:r w:rsidR="007A194E">
        <w:rPr>
          <w:rFonts w:ascii="Arial" w:hAnsi="Arial" w:cs="Arial"/>
        </w:rPr>
        <w:t>oeuvre</w:t>
      </w:r>
      <w:proofErr w:type="spellEnd"/>
      <w:r w:rsidR="007D4A79">
        <w:rPr>
          <w:rFonts w:ascii="Arial" w:hAnsi="Arial" w:cs="Arial"/>
        </w:rPr>
        <w:t xml:space="preserve"> du PTA de l’année 2023</w:t>
      </w:r>
      <w:r w:rsidR="00D70162">
        <w:rPr>
          <w:rFonts w:ascii="Arial" w:hAnsi="Arial" w:cs="Arial"/>
        </w:rPr>
        <w:t>,</w:t>
      </w:r>
      <w:r w:rsidRPr="00597F04">
        <w:rPr>
          <w:rFonts w:ascii="Arial" w:hAnsi="Arial" w:cs="Arial"/>
        </w:rPr>
        <w:t xml:space="preserve">   </w:t>
      </w:r>
      <w:r w:rsidRPr="00597F04">
        <w:rPr>
          <w:rFonts w:ascii="Arial" w:hAnsi="Arial" w:cs="Arial"/>
          <w:strike/>
        </w:rPr>
        <w:t xml:space="preserve"> </w:t>
      </w:r>
    </w:p>
    <w:p w14:paraId="643E30C2" w14:textId="25B82C87" w:rsidR="00B05ACC" w:rsidRPr="00597F04" w:rsidRDefault="00B05ACC" w:rsidP="0022728A">
      <w:pPr>
        <w:pStyle w:val="Paragraphedeliste1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>Présenter une méthodologie de définition des objectifs et des actions/activités</w:t>
      </w:r>
      <w:r w:rsidR="00D70162">
        <w:rPr>
          <w:rFonts w:ascii="Arial" w:hAnsi="Arial" w:cs="Arial"/>
        </w:rPr>
        <w:t>,</w:t>
      </w:r>
    </w:p>
    <w:p w14:paraId="33DBB911" w14:textId="3DB056E0" w:rsidR="001440F6" w:rsidRPr="00597F04" w:rsidRDefault="001440F6" w:rsidP="0022728A">
      <w:pPr>
        <w:pStyle w:val="Paragraphedeliste1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 xml:space="preserve">Identifier les activités à mettre en </w:t>
      </w:r>
      <w:proofErr w:type="spellStart"/>
      <w:r w:rsidRPr="00597F04">
        <w:rPr>
          <w:rFonts w:ascii="Arial" w:hAnsi="Arial" w:cs="Arial"/>
        </w:rPr>
        <w:t>oeuvre</w:t>
      </w:r>
      <w:proofErr w:type="spellEnd"/>
      <w:r w:rsidRPr="00597F04">
        <w:rPr>
          <w:rFonts w:ascii="Arial" w:hAnsi="Arial" w:cs="Arial"/>
        </w:rPr>
        <w:t xml:space="preserve"> </w:t>
      </w:r>
      <w:proofErr w:type="spellStart"/>
      <w:r w:rsidRPr="00597F04">
        <w:rPr>
          <w:rFonts w:ascii="Arial" w:hAnsi="Arial" w:cs="Arial"/>
        </w:rPr>
        <w:t>conformeme</w:t>
      </w:r>
      <w:r w:rsidR="007D4A79">
        <w:rPr>
          <w:rFonts w:ascii="Arial" w:hAnsi="Arial" w:cs="Arial"/>
        </w:rPr>
        <w:t>nt</w:t>
      </w:r>
      <w:proofErr w:type="spellEnd"/>
      <w:r w:rsidR="007D4A79">
        <w:rPr>
          <w:rFonts w:ascii="Arial" w:hAnsi="Arial" w:cs="Arial"/>
        </w:rPr>
        <w:t xml:space="preserve"> aux objectifs définis en 2024</w:t>
      </w:r>
      <w:r w:rsidR="00D70162">
        <w:rPr>
          <w:rFonts w:ascii="Arial" w:hAnsi="Arial" w:cs="Arial"/>
        </w:rPr>
        <w:t>,</w:t>
      </w:r>
    </w:p>
    <w:p w14:paraId="22111535" w14:textId="49592744" w:rsidR="00B05ACC" w:rsidRPr="00597F04" w:rsidRDefault="00B05ACC" w:rsidP="0022728A">
      <w:pPr>
        <w:pStyle w:val="Paragraphedeliste1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 xml:space="preserve">Elaborer une matrice </w:t>
      </w:r>
      <w:r w:rsidR="004C43BA">
        <w:rPr>
          <w:rFonts w:ascii="Arial" w:hAnsi="Arial" w:cs="Arial"/>
        </w:rPr>
        <w:t xml:space="preserve">de logique </w:t>
      </w:r>
      <w:r w:rsidRPr="00597F04">
        <w:rPr>
          <w:rFonts w:ascii="Arial" w:hAnsi="Arial" w:cs="Arial"/>
        </w:rPr>
        <w:t>des</w:t>
      </w:r>
      <w:r w:rsidR="007D4A79">
        <w:rPr>
          <w:rFonts w:ascii="Arial" w:hAnsi="Arial" w:cs="Arial"/>
        </w:rPr>
        <w:t xml:space="preserve"> interventions pour l’année 2024</w:t>
      </w:r>
      <w:r w:rsidR="00D70162">
        <w:rPr>
          <w:rFonts w:ascii="Arial" w:hAnsi="Arial" w:cs="Arial"/>
        </w:rPr>
        <w:t>.</w:t>
      </w:r>
    </w:p>
    <w:p w14:paraId="3AB574C4" w14:textId="77777777" w:rsidR="00175B7C" w:rsidRPr="00C0089C" w:rsidRDefault="00175B7C" w:rsidP="00175B7C">
      <w:pPr>
        <w:tabs>
          <w:tab w:val="left" w:pos="7365"/>
        </w:tabs>
        <w:jc w:val="both"/>
        <w:rPr>
          <w:rFonts w:ascii="Century Gothic" w:hAnsi="Century Gothic"/>
          <w:iCs/>
        </w:rPr>
      </w:pPr>
      <w:r>
        <w:rPr>
          <w:rFonts w:ascii="Century Gothic" w:hAnsi="Century Gothic"/>
          <w:iCs/>
        </w:rPr>
        <w:tab/>
      </w:r>
    </w:p>
    <w:p w14:paraId="5E4D6356" w14:textId="77777777" w:rsidR="00175B7C" w:rsidRPr="00B60577" w:rsidRDefault="00175B7C" w:rsidP="00175B7C">
      <w:pPr>
        <w:pStyle w:val="Paragraphedeliste"/>
        <w:numPr>
          <w:ilvl w:val="0"/>
          <w:numId w:val="1"/>
        </w:numPr>
        <w:rPr>
          <w:rFonts w:ascii="Century Gothic" w:hAnsi="Century Gothic"/>
          <w:b/>
          <w:i/>
          <w:iCs/>
        </w:rPr>
      </w:pPr>
      <w:r w:rsidRPr="00E042C3">
        <w:rPr>
          <w:rFonts w:ascii="Century Gothic" w:hAnsi="Century Gothic"/>
          <w:b/>
          <w:sz w:val="26"/>
          <w:szCs w:val="26"/>
        </w:rPr>
        <w:t>RESULTATS ATTENDUS</w:t>
      </w:r>
      <w:r w:rsidRPr="00E042C3">
        <w:t xml:space="preserve"> </w:t>
      </w:r>
    </w:p>
    <w:p w14:paraId="230E7B50" w14:textId="77777777" w:rsidR="00597F04" w:rsidRPr="00597F04" w:rsidRDefault="00597F04" w:rsidP="00597F04">
      <w:pPr>
        <w:pStyle w:val="Paragraphedeliste1"/>
        <w:spacing w:line="360" w:lineRule="auto"/>
        <w:ind w:left="0"/>
        <w:rPr>
          <w:rFonts w:ascii="Century Gothic" w:hAnsi="Century Gothic"/>
          <w:b/>
          <w:iCs/>
        </w:rPr>
      </w:pPr>
    </w:p>
    <w:p w14:paraId="0879A297" w14:textId="51C7DD03" w:rsidR="00597F04" w:rsidRDefault="00B60577" w:rsidP="00597F04">
      <w:pPr>
        <w:pStyle w:val="Paragraphedeliste1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 xml:space="preserve">Les leçons </w:t>
      </w:r>
      <w:r w:rsidR="007D4A79">
        <w:rPr>
          <w:rFonts w:ascii="Arial" w:hAnsi="Arial" w:cs="Arial"/>
        </w:rPr>
        <w:t xml:space="preserve">de la </w:t>
      </w:r>
      <w:r w:rsidR="007A194E">
        <w:rPr>
          <w:rFonts w:ascii="Arial" w:hAnsi="Arial" w:cs="Arial"/>
        </w:rPr>
        <w:t xml:space="preserve">mise en </w:t>
      </w:r>
      <w:proofErr w:type="spellStart"/>
      <w:r w:rsidR="007A194E">
        <w:rPr>
          <w:rFonts w:ascii="Arial" w:hAnsi="Arial" w:cs="Arial"/>
        </w:rPr>
        <w:t>oeuvre</w:t>
      </w:r>
      <w:proofErr w:type="spellEnd"/>
      <w:r w:rsidR="007D4A79">
        <w:rPr>
          <w:rFonts w:ascii="Arial" w:hAnsi="Arial" w:cs="Arial"/>
        </w:rPr>
        <w:t xml:space="preserve"> du PTA de l’année 2023</w:t>
      </w:r>
      <w:r w:rsidRPr="00597F04">
        <w:rPr>
          <w:rFonts w:ascii="Arial" w:hAnsi="Arial" w:cs="Arial"/>
        </w:rPr>
        <w:t xml:space="preserve"> sont tirées</w:t>
      </w:r>
      <w:r w:rsidR="00D70162">
        <w:rPr>
          <w:rFonts w:ascii="Arial" w:hAnsi="Arial" w:cs="Arial"/>
        </w:rPr>
        <w:t>,</w:t>
      </w:r>
    </w:p>
    <w:p w14:paraId="3F2D8CC5" w14:textId="521E5858" w:rsidR="00597F04" w:rsidRDefault="00B60577" w:rsidP="00597F04">
      <w:pPr>
        <w:pStyle w:val="Paragraphedeliste1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>Une méthodologie de définition des objectifs et des actions/activités est présentée</w:t>
      </w:r>
      <w:r w:rsidR="00D70162">
        <w:rPr>
          <w:rFonts w:ascii="Arial" w:hAnsi="Arial" w:cs="Arial"/>
        </w:rPr>
        <w:t>,</w:t>
      </w:r>
    </w:p>
    <w:p w14:paraId="336A4365" w14:textId="3A0E2C1D" w:rsidR="00597F04" w:rsidRDefault="00D70162" w:rsidP="00597F04">
      <w:pPr>
        <w:pStyle w:val="Paragraphedeliste1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B60577" w:rsidRPr="00597F04">
        <w:rPr>
          <w:rFonts w:ascii="Arial" w:hAnsi="Arial" w:cs="Arial"/>
        </w:rPr>
        <w:t>es activités à mettre en œuvre conforméme</w:t>
      </w:r>
      <w:r w:rsidR="007D4A79">
        <w:rPr>
          <w:rFonts w:ascii="Arial" w:hAnsi="Arial" w:cs="Arial"/>
        </w:rPr>
        <w:t>nt aux objectifs définis en 2024</w:t>
      </w:r>
      <w:r w:rsidR="00B60577" w:rsidRPr="00597F04">
        <w:rPr>
          <w:rFonts w:ascii="Arial" w:hAnsi="Arial" w:cs="Arial"/>
        </w:rPr>
        <w:t xml:space="preserve"> sont identifiées</w:t>
      </w:r>
    </w:p>
    <w:p w14:paraId="712C47F9" w14:textId="1E3A6084" w:rsidR="00B60577" w:rsidRPr="00597F04" w:rsidRDefault="00D70162" w:rsidP="00597F04">
      <w:pPr>
        <w:pStyle w:val="Paragraphedeliste1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>Une</w:t>
      </w:r>
      <w:r w:rsidR="00B60577" w:rsidRPr="00597F04">
        <w:rPr>
          <w:rFonts w:ascii="Arial" w:hAnsi="Arial" w:cs="Arial"/>
        </w:rPr>
        <w:t xml:space="preserve"> matrice </w:t>
      </w:r>
      <w:r w:rsidR="001F75B4">
        <w:rPr>
          <w:rFonts w:ascii="Arial" w:hAnsi="Arial" w:cs="Arial"/>
        </w:rPr>
        <w:t xml:space="preserve">de logique </w:t>
      </w:r>
      <w:r w:rsidR="00B60577" w:rsidRPr="00597F04">
        <w:rPr>
          <w:rFonts w:ascii="Arial" w:hAnsi="Arial" w:cs="Arial"/>
        </w:rPr>
        <w:t>des</w:t>
      </w:r>
      <w:r w:rsidR="007D4A79">
        <w:rPr>
          <w:rFonts w:ascii="Arial" w:hAnsi="Arial" w:cs="Arial"/>
        </w:rPr>
        <w:t xml:space="preserve"> interventions pour l’année 2024</w:t>
      </w:r>
      <w:r w:rsidR="00B60577" w:rsidRPr="00597F04">
        <w:rPr>
          <w:rFonts w:ascii="Arial" w:hAnsi="Arial" w:cs="Arial"/>
        </w:rPr>
        <w:t xml:space="preserve"> est élaborée.</w:t>
      </w:r>
    </w:p>
    <w:p w14:paraId="4C45D77F" w14:textId="2FD92EC5" w:rsidR="00B60577" w:rsidRPr="00597F04" w:rsidRDefault="00B60577" w:rsidP="00597F04">
      <w:pPr>
        <w:pStyle w:val="Paragraphedeliste1"/>
        <w:spacing w:line="360" w:lineRule="auto"/>
        <w:ind w:left="0"/>
        <w:rPr>
          <w:rFonts w:ascii="Arial" w:hAnsi="Arial" w:cs="Arial"/>
        </w:rPr>
      </w:pPr>
    </w:p>
    <w:p w14:paraId="7D52913E" w14:textId="77777777" w:rsidR="00B60577" w:rsidRPr="00B60577" w:rsidRDefault="00B60577" w:rsidP="00B60577">
      <w:pPr>
        <w:pStyle w:val="Paragraphedeliste1"/>
        <w:spacing w:line="360" w:lineRule="auto"/>
        <w:ind w:left="0"/>
        <w:rPr>
          <w:rFonts w:ascii="Arial" w:hAnsi="Arial" w:cs="Arial"/>
        </w:rPr>
      </w:pPr>
    </w:p>
    <w:p w14:paraId="23BAF647" w14:textId="77777777" w:rsidR="00B60577" w:rsidRDefault="00B60577" w:rsidP="00B60577">
      <w:pPr>
        <w:pStyle w:val="Paragraphedeliste1"/>
        <w:spacing w:line="360" w:lineRule="auto"/>
        <w:ind w:left="0"/>
        <w:rPr>
          <w:rFonts w:ascii="Century Gothic" w:hAnsi="Century Gothic"/>
          <w:b/>
          <w:i/>
          <w:iCs/>
        </w:rPr>
      </w:pPr>
    </w:p>
    <w:p w14:paraId="18EC5326" w14:textId="77777777" w:rsidR="00B60577" w:rsidRDefault="00B60577" w:rsidP="00B60577">
      <w:pPr>
        <w:pStyle w:val="Paragraphedeliste1"/>
        <w:spacing w:line="360" w:lineRule="auto"/>
        <w:rPr>
          <w:rFonts w:ascii="Arial" w:hAnsi="Arial" w:cs="Arial"/>
        </w:rPr>
      </w:pPr>
    </w:p>
    <w:p w14:paraId="6893F15B" w14:textId="77777777" w:rsidR="00597F04" w:rsidRPr="0025317A" w:rsidRDefault="00597F04" w:rsidP="00B60577">
      <w:pPr>
        <w:pStyle w:val="Paragraphedeliste1"/>
        <w:spacing w:line="360" w:lineRule="auto"/>
        <w:rPr>
          <w:rFonts w:ascii="Arial" w:hAnsi="Arial" w:cs="Arial"/>
        </w:rPr>
      </w:pPr>
    </w:p>
    <w:p w14:paraId="305CBDFC" w14:textId="6F232839" w:rsidR="001A3E10" w:rsidRPr="00337256" w:rsidRDefault="00337256" w:rsidP="006B09E1">
      <w:pPr>
        <w:spacing w:line="360" w:lineRule="auto"/>
        <w:ind w:left="360"/>
        <w:rPr>
          <w:rFonts w:ascii="Century Gothic" w:hAnsi="Century Gothic"/>
          <w:iCs/>
          <w:color w:val="FF0000"/>
          <w:lang w:val="pt-BR"/>
        </w:rPr>
      </w:pPr>
      <w:r w:rsidRPr="00337256">
        <w:rPr>
          <w:rFonts w:ascii="Century Gothic" w:hAnsi="Century Gothic"/>
          <w:iCs/>
          <w:color w:val="FF0000"/>
          <w:lang w:val="pt-BR"/>
        </w:rPr>
        <w:t xml:space="preserve"> </w:t>
      </w:r>
    </w:p>
    <w:p w14:paraId="19935CAD" w14:textId="77777777" w:rsidR="00175B7C" w:rsidRPr="00337256" w:rsidRDefault="00175B7C" w:rsidP="00175B7C">
      <w:pPr>
        <w:jc w:val="both"/>
        <w:rPr>
          <w:rFonts w:ascii="Century Gothic" w:hAnsi="Century Gothic"/>
          <w:b/>
          <w:iCs/>
          <w:color w:val="FF0000"/>
          <w:sz w:val="16"/>
          <w:lang w:val="pt-BR"/>
        </w:rPr>
      </w:pPr>
    </w:p>
    <w:p w14:paraId="45572054" w14:textId="77777777" w:rsidR="00175B7C" w:rsidRPr="007B4B31" w:rsidRDefault="00175B7C" w:rsidP="00175B7C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b/>
          <w:iCs/>
          <w:sz w:val="28"/>
          <w:szCs w:val="28"/>
        </w:rPr>
      </w:pPr>
      <w:r w:rsidRPr="007B4B31">
        <w:rPr>
          <w:rFonts w:ascii="Century Gothic" w:hAnsi="Century Gothic"/>
          <w:b/>
          <w:iCs/>
          <w:sz w:val="28"/>
          <w:szCs w:val="28"/>
        </w:rPr>
        <w:t>METHODOLOGIE</w:t>
      </w:r>
    </w:p>
    <w:p w14:paraId="3A801B4B" w14:textId="77777777" w:rsidR="00175B7C" w:rsidRPr="006E4891" w:rsidRDefault="00175B7C" w:rsidP="00175B7C">
      <w:pPr>
        <w:jc w:val="both"/>
        <w:rPr>
          <w:rFonts w:ascii="Century Gothic" w:hAnsi="Century Gothic"/>
        </w:rPr>
      </w:pPr>
    </w:p>
    <w:p w14:paraId="2F81F75C" w14:textId="054A70F5" w:rsidR="00175B7C" w:rsidRPr="00597F04" w:rsidRDefault="00924626" w:rsidP="0022728A">
      <w:pPr>
        <w:pStyle w:val="Paragraphedeliste1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>Période</w:t>
      </w:r>
      <w:r w:rsidR="00175B7C" w:rsidRPr="00597F04">
        <w:rPr>
          <w:rFonts w:ascii="Arial" w:hAnsi="Arial" w:cs="Arial"/>
        </w:rPr>
        <w:t xml:space="preserve"> : </w:t>
      </w:r>
      <w:r w:rsidR="009A7C4A" w:rsidRPr="00597F04">
        <w:rPr>
          <w:rFonts w:ascii="Arial" w:hAnsi="Arial" w:cs="Arial"/>
        </w:rPr>
        <w:t xml:space="preserve">du </w:t>
      </w:r>
      <w:r w:rsidR="000C459E">
        <w:rPr>
          <w:rFonts w:ascii="Arial" w:hAnsi="Arial" w:cs="Arial"/>
        </w:rPr>
        <w:t>23</w:t>
      </w:r>
      <w:r w:rsidR="00D70162">
        <w:rPr>
          <w:rFonts w:ascii="Arial" w:hAnsi="Arial" w:cs="Arial"/>
        </w:rPr>
        <w:t xml:space="preserve"> au </w:t>
      </w:r>
      <w:r w:rsidR="000C459E">
        <w:rPr>
          <w:rFonts w:ascii="Arial" w:hAnsi="Arial" w:cs="Arial"/>
        </w:rPr>
        <w:t>26</w:t>
      </w:r>
      <w:r w:rsidR="007D4A79">
        <w:rPr>
          <w:rFonts w:ascii="Arial" w:hAnsi="Arial" w:cs="Arial"/>
        </w:rPr>
        <w:t xml:space="preserve"> janvier 2024</w:t>
      </w:r>
      <w:r w:rsidR="009C003C" w:rsidRPr="00597F04">
        <w:rPr>
          <w:rFonts w:ascii="Arial" w:hAnsi="Arial" w:cs="Arial"/>
        </w:rPr>
        <w:t xml:space="preserve"> </w:t>
      </w:r>
    </w:p>
    <w:p w14:paraId="721119DD" w14:textId="4E129F62" w:rsidR="00175B7C" w:rsidRPr="0039729A" w:rsidRDefault="00175B7C" w:rsidP="0022728A">
      <w:pPr>
        <w:pStyle w:val="Paragraphedeliste1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9729A">
        <w:rPr>
          <w:rFonts w:ascii="Arial" w:hAnsi="Arial" w:cs="Arial"/>
        </w:rPr>
        <w:t>Lieu </w:t>
      </w:r>
      <w:r w:rsidR="0022728A" w:rsidRPr="0039729A">
        <w:rPr>
          <w:rFonts w:ascii="Arial" w:hAnsi="Arial" w:cs="Arial"/>
        </w:rPr>
        <w:t>:</w:t>
      </w:r>
      <w:ins w:id="3" w:author="DICKSON (699673691)" w:date="2024-01-22T10:21:00Z">
        <w:r w:rsidR="006C73C2">
          <w:rPr>
            <w:rFonts w:ascii="Arial" w:hAnsi="Arial" w:cs="Arial"/>
          </w:rPr>
          <w:t>Douala</w:t>
        </w:r>
      </w:ins>
      <w:del w:id="4" w:author="DICKSON (699673691)" w:date="2024-01-22T10:21:00Z">
        <w:r w:rsidR="0039729A" w:rsidRPr="0039729A" w:rsidDel="006C73C2">
          <w:rPr>
            <w:rFonts w:ascii="Arial" w:hAnsi="Arial" w:cs="Arial"/>
          </w:rPr>
          <w:delText xml:space="preserve"> </w:delText>
        </w:r>
        <w:commentRangeStart w:id="5"/>
        <w:r w:rsidR="0039729A" w:rsidRPr="0039729A" w:rsidDel="006C73C2">
          <w:rPr>
            <w:rFonts w:ascii="Arial" w:hAnsi="Arial" w:cs="Arial"/>
          </w:rPr>
          <w:delText>Kribi</w:delText>
        </w:r>
        <w:commentRangeEnd w:id="5"/>
        <w:r w:rsidR="00D10EBC" w:rsidDel="006C73C2">
          <w:rPr>
            <w:rStyle w:val="Marquedecommentaire"/>
          </w:rPr>
          <w:commentReference w:id="5"/>
        </w:r>
      </w:del>
    </w:p>
    <w:p w14:paraId="151A1598" w14:textId="77777777" w:rsidR="00175B7C" w:rsidRPr="00597F04" w:rsidRDefault="00175B7C" w:rsidP="0022728A">
      <w:pPr>
        <w:pStyle w:val="Paragraphedeliste1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 xml:space="preserve">Méthode : </w:t>
      </w:r>
    </w:p>
    <w:p w14:paraId="58923DAE" w14:textId="74E21907" w:rsidR="00337256" w:rsidRPr="00597F04" w:rsidRDefault="00337256" w:rsidP="00D70162">
      <w:pPr>
        <w:pStyle w:val="Paragraphedeliste1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>Réunions préparatoires de l’atelier</w:t>
      </w:r>
      <w:r w:rsidR="00567562">
        <w:rPr>
          <w:rFonts w:ascii="Arial" w:hAnsi="Arial" w:cs="Arial"/>
        </w:rPr>
        <w:t>,</w:t>
      </w:r>
    </w:p>
    <w:p w14:paraId="24BB27AF" w14:textId="0E9F1657" w:rsidR="00175B7C" w:rsidRPr="00597F04" w:rsidRDefault="006B09E1" w:rsidP="00D70162">
      <w:pPr>
        <w:pStyle w:val="Paragraphedeliste1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>Présentation</w:t>
      </w:r>
      <w:r w:rsidR="00337256" w:rsidRPr="00597F04">
        <w:rPr>
          <w:rFonts w:ascii="Arial" w:hAnsi="Arial" w:cs="Arial"/>
        </w:rPr>
        <w:t xml:space="preserve"> sur power point</w:t>
      </w:r>
      <w:r w:rsidRPr="00597F04">
        <w:rPr>
          <w:rFonts w:ascii="Arial" w:hAnsi="Arial" w:cs="Arial"/>
        </w:rPr>
        <w:t xml:space="preserve"> </w:t>
      </w:r>
    </w:p>
    <w:p w14:paraId="2C0CC6FB" w14:textId="0D0CF23B" w:rsidR="00337256" w:rsidRPr="00597F04" w:rsidRDefault="00337256" w:rsidP="00D70162">
      <w:pPr>
        <w:pStyle w:val="Paragraphedeliste1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>Définition des termes de référence pour les travaux de groupe</w:t>
      </w:r>
    </w:p>
    <w:p w14:paraId="529CE4D6" w14:textId="2ABCF126" w:rsidR="00221303" w:rsidRPr="00597F04" w:rsidRDefault="00221303" w:rsidP="00D70162">
      <w:pPr>
        <w:pStyle w:val="Paragraphedeliste1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>Travaux de groupes</w:t>
      </w:r>
    </w:p>
    <w:p w14:paraId="4AF64293" w14:textId="76B65C4F" w:rsidR="00D506FA" w:rsidRPr="00597F04" w:rsidRDefault="00337256" w:rsidP="00D70162">
      <w:pPr>
        <w:pStyle w:val="Paragraphedeliste1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>Restitution</w:t>
      </w:r>
      <w:r w:rsidR="00D506FA" w:rsidRPr="00597F04">
        <w:rPr>
          <w:rFonts w:ascii="Arial" w:hAnsi="Arial" w:cs="Arial"/>
        </w:rPr>
        <w:t xml:space="preserve"> des groupes en plénière </w:t>
      </w:r>
    </w:p>
    <w:p w14:paraId="09012410" w14:textId="77777777" w:rsidR="00175B7C" w:rsidRPr="00597F04" w:rsidRDefault="00175B7C" w:rsidP="00D70162">
      <w:pPr>
        <w:pStyle w:val="Paragraphedeliste1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 xml:space="preserve">Discussions </w:t>
      </w:r>
    </w:p>
    <w:p w14:paraId="0BD121E7" w14:textId="16B2ADC1" w:rsidR="00175B7C" w:rsidRPr="00597F04" w:rsidRDefault="006B09E1" w:rsidP="00D70162">
      <w:pPr>
        <w:pStyle w:val="Paragraphedeliste1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>Adoption</w:t>
      </w:r>
      <w:r w:rsidR="00D506FA" w:rsidRPr="00597F04">
        <w:rPr>
          <w:rFonts w:ascii="Arial" w:hAnsi="Arial" w:cs="Arial"/>
        </w:rPr>
        <w:t xml:space="preserve"> du PTA </w:t>
      </w:r>
    </w:p>
    <w:p w14:paraId="27F80117" w14:textId="7F7CB378" w:rsidR="00337256" w:rsidRPr="00597F04" w:rsidRDefault="00337256" w:rsidP="00D70162">
      <w:pPr>
        <w:pStyle w:val="Paragraphedeliste1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97F04">
        <w:rPr>
          <w:rFonts w:ascii="Arial" w:hAnsi="Arial" w:cs="Arial"/>
        </w:rPr>
        <w:t xml:space="preserve">Rapport de l’atelier </w:t>
      </w:r>
    </w:p>
    <w:p w14:paraId="0A1E87C3" w14:textId="77777777" w:rsidR="00D506FA" w:rsidRDefault="00D506FA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0828B8C3" w14:textId="77777777" w:rsidR="00597F04" w:rsidRDefault="00597F04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1D44CA50" w14:textId="77777777" w:rsidR="00597F04" w:rsidRDefault="00597F04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6AE960B6" w14:textId="77777777" w:rsidR="00597F04" w:rsidRDefault="00597F04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57CC817C" w14:textId="77777777" w:rsidR="009C690F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5B904CB5" w14:textId="77777777" w:rsidR="009C690F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49DBB3B7" w14:textId="77777777" w:rsidR="009C690F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0C8A45E8" w14:textId="77777777" w:rsidR="009C690F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2FA88144" w14:textId="77777777" w:rsidR="009C690F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6E73D914" w14:textId="77777777" w:rsidR="009C690F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6D5BCA20" w14:textId="77777777" w:rsidR="009C690F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7566232F" w14:textId="77777777" w:rsidR="009C690F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6A60C220" w14:textId="77777777" w:rsidR="009C690F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1D042FCD" w14:textId="77777777" w:rsidR="009C690F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44AA8DB6" w14:textId="77777777" w:rsidR="009C690F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5E0B4878" w14:textId="77777777" w:rsidR="009C690F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71E81D20" w14:textId="77777777" w:rsidR="009C690F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  <w:bookmarkStart w:id="6" w:name="_GoBack"/>
      <w:bookmarkEnd w:id="6"/>
    </w:p>
    <w:p w14:paraId="70B2464A" w14:textId="77777777" w:rsidR="009C690F" w:rsidRPr="00D506FA" w:rsidRDefault="009C690F" w:rsidP="00D506FA">
      <w:pPr>
        <w:pStyle w:val="Paragraphedeliste1"/>
        <w:spacing w:line="360" w:lineRule="auto"/>
        <w:ind w:left="2160"/>
        <w:rPr>
          <w:rFonts w:ascii="Century Gothic" w:hAnsi="Century Gothic"/>
        </w:rPr>
      </w:pPr>
    </w:p>
    <w:p w14:paraId="5364E5AF" w14:textId="08C5591E" w:rsidR="00175B7C" w:rsidRPr="00BD0167" w:rsidRDefault="00175B7C" w:rsidP="00175B7C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b/>
          <w:iCs/>
        </w:rPr>
      </w:pPr>
      <w:r w:rsidRPr="006C56E6">
        <w:rPr>
          <w:rFonts w:ascii="Century Gothic" w:hAnsi="Century Gothic"/>
          <w:b/>
          <w:iCs/>
        </w:rPr>
        <w:t>BUDGET</w:t>
      </w:r>
    </w:p>
    <w:p w14:paraId="23C2895C" w14:textId="793887F9" w:rsidR="00175B7C" w:rsidRPr="00196756" w:rsidRDefault="00175B7C" w:rsidP="00175B7C">
      <w:pPr>
        <w:spacing w:line="276" w:lineRule="auto"/>
        <w:jc w:val="both"/>
        <w:rPr>
          <w:rFonts w:ascii="Century Gothic" w:hAnsi="Century Gothic" w:cs="Arial"/>
          <w:b/>
          <w:u w:val="single"/>
        </w:rPr>
      </w:pPr>
    </w:p>
    <w:p w14:paraId="4E606BF9" w14:textId="28709E44" w:rsidR="00175B7C" w:rsidRPr="00196756" w:rsidRDefault="00D10EBC" w:rsidP="00175B7C">
      <w:pPr>
        <w:jc w:val="both"/>
        <w:rPr>
          <w:rFonts w:ascii="Century Gothic" w:hAnsi="Century Gothic"/>
        </w:rPr>
      </w:pPr>
      <w:ins w:id="7" w:author="UBALD TAMOUFE" w:date="2024-01-22T08:46:00Z">
        <w:r>
          <w:rPr>
            <w:rFonts w:ascii="Century Gothic" w:hAnsi="Century Gothic"/>
          </w:rPr>
          <w:t xml:space="preserve">Le  budget de cette activité sera </w:t>
        </w:r>
        <w:proofErr w:type="spellStart"/>
        <w:r>
          <w:rPr>
            <w:rFonts w:ascii="Century Gothic" w:hAnsi="Century Gothic"/>
          </w:rPr>
          <w:t>co-financé</w:t>
        </w:r>
        <w:proofErr w:type="spellEnd"/>
        <w:r>
          <w:rPr>
            <w:rFonts w:ascii="Century Gothic" w:hAnsi="Century Gothic"/>
          </w:rPr>
          <w:t xml:space="preserve"> par le projet CDC-GHSA/HEADA (7</w:t>
        </w:r>
      </w:ins>
      <w:ins w:id="8" w:author="UBALD TAMOUFE" w:date="2024-01-22T08:47:00Z">
        <w:r>
          <w:rPr>
            <w:rFonts w:ascii="Century Gothic" w:hAnsi="Century Gothic"/>
          </w:rPr>
          <w:t>0%) et le </w:t>
        </w:r>
      </w:ins>
      <w:ins w:id="9" w:author="DICKSON (699673691)" w:date="2024-01-22T10:51:00Z">
        <w:r w:rsidR="00600F1E">
          <w:rPr>
            <w:rFonts w:ascii="Century Gothic" w:hAnsi="Century Gothic"/>
          </w:rPr>
          <w:t>GHSA/DLMEP</w:t>
        </w:r>
      </w:ins>
      <w:ins w:id="10" w:author="UBALD TAMOUFE" w:date="2024-01-22T08:47:00Z">
        <w:del w:id="11" w:author="DICKSON (699673691)" w:date="2024-01-22T10:51:00Z">
          <w:r w:rsidDel="002D7CCE">
            <w:rPr>
              <w:rFonts w:ascii="Century Gothic" w:hAnsi="Century Gothic"/>
            </w:rPr>
            <w:delText>????</w:delText>
          </w:r>
        </w:del>
        <w:r>
          <w:rPr>
            <w:rFonts w:ascii="Century Gothic" w:hAnsi="Century Gothic"/>
          </w:rPr>
          <w:t xml:space="preserve"> (30%).………………………..</w:t>
        </w:r>
      </w:ins>
    </w:p>
    <w:p w14:paraId="641B1056" w14:textId="77777777" w:rsidR="00175B7C" w:rsidRDefault="00175B7C" w:rsidP="00175B7C"/>
    <w:tbl>
      <w:tblPr>
        <w:tblpPr w:leftFromText="141" w:rightFromText="141" w:vertAnchor="text" w:horzAnchor="page" w:tblpX="916" w:tblpY="150"/>
        <w:tblW w:w="106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6"/>
        <w:gridCol w:w="2000"/>
        <w:gridCol w:w="1880"/>
        <w:gridCol w:w="2000"/>
        <w:gridCol w:w="1916"/>
      </w:tblGrid>
      <w:tr w:rsidR="00551C85" w:rsidRPr="0052145B" w14:paraId="488A734D" w14:textId="77777777" w:rsidTr="00551C85">
        <w:trPr>
          <w:trHeight w:val="300"/>
          <w:ins w:id="12" w:author="DICKSON (699673691)" w:date="2024-01-22T10:47:00Z"/>
        </w:trPr>
        <w:tc>
          <w:tcPr>
            <w:tcW w:w="28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EC025BE" w14:textId="77777777" w:rsidR="00551C85" w:rsidRPr="00551C85" w:rsidRDefault="00551C85" w:rsidP="00551C85">
            <w:pPr>
              <w:jc w:val="center"/>
              <w:rPr>
                <w:ins w:id="13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ins w:id="14" w:author="DICKSON (699673691)" w:date="2024-01-22T10:47:00Z">
              <w:r w:rsidRPr="00F13000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>Désignations</w:t>
              </w:r>
            </w:ins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C74E9A0" w14:textId="77777777" w:rsidR="00551C85" w:rsidRPr="0052145B" w:rsidRDefault="00551C85" w:rsidP="00551C85">
            <w:pPr>
              <w:jc w:val="center"/>
              <w:rPr>
                <w:ins w:id="15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ins w:id="16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>Nombre de</w:t>
              </w:r>
            </w:ins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C3385DB" w14:textId="77777777" w:rsidR="00551C85" w:rsidRPr="0052145B" w:rsidRDefault="00551C85" w:rsidP="00551C85">
            <w:pPr>
              <w:jc w:val="center"/>
              <w:rPr>
                <w:ins w:id="17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ins w:id="18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>Nombre de</w:t>
              </w:r>
            </w:ins>
          </w:p>
        </w:tc>
        <w:tc>
          <w:tcPr>
            <w:tcW w:w="20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FA2D729" w14:textId="77777777" w:rsidR="00551C85" w:rsidRPr="0052145B" w:rsidRDefault="00551C85" w:rsidP="00551C85">
            <w:pPr>
              <w:jc w:val="center"/>
              <w:rPr>
                <w:ins w:id="19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ins w:id="20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 xml:space="preserve"> Coût Unitaire </w:t>
              </w:r>
            </w:ins>
          </w:p>
        </w:tc>
        <w:tc>
          <w:tcPr>
            <w:tcW w:w="19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5250701" w14:textId="77777777" w:rsidR="00551C85" w:rsidRPr="0052145B" w:rsidRDefault="00551C85" w:rsidP="00551C85">
            <w:pPr>
              <w:jc w:val="center"/>
              <w:rPr>
                <w:ins w:id="21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ins w:id="22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 xml:space="preserve"> Coût Total </w:t>
              </w:r>
            </w:ins>
          </w:p>
        </w:tc>
      </w:tr>
      <w:tr w:rsidR="00551C85" w:rsidRPr="0052145B" w14:paraId="6645FA45" w14:textId="77777777" w:rsidTr="00551C85">
        <w:trPr>
          <w:trHeight w:val="315"/>
          <w:ins w:id="23" w:author="DICKSON (699673691)" w:date="2024-01-22T10:47:00Z"/>
        </w:trPr>
        <w:tc>
          <w:tcPr>
            <w:tcW w:w="28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7624D2" w14:textId="77777777" w:rsidR="00551C85" w:rsidRPr="0052145B" w:rsidRDefault="00551C85" w:rsidP="00551C85">
            <w:pPr>
              <w:rPr>
                <w:ins w:id="24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96F4996" w14:textId="77777777" w:rsidR="00551C85" w:rsidRPr="0052145B" w:rsidRDefault="00551C85" w:rsidP="00551C85">
            <w:pPr>
              <w:jc w:val="center"/>
              <w:rPr>
                <w:ins w:id="25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ins w:id="26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>personnes</w:t>
              </w:r>
            </w:ins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D66A2F0" w14:textId="77777777" w:rsidR="00551C85" w:rsidRPr="0052145B" w:rsidRDefault="00551C85" w:rsidP="00551C85">
            <w:pPr>
              <w:jc w:val="center"/>
              <w:rPr>
                <w:ins w:id="27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ins w:id="28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 xml:space="preserve"> jours</w:t>
              </w:r>
            </w:ins>
          </w:p>
        </w:tc>
        <w:tc>
          <w:tcPr>
            <w:tcW w:w="20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859870" w14:textId="77777777" w:rsidR="00551C85" w:rsidRPr="0052145B" w:rsidRDefault="00551C85" w:rsidP="00551C85">
            <w:pPr>
              <w:rPr>
                <w:ins w:id="29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35C150" w14:textId="77777777" w:rsidR="00551C85" w:rsidRPr="0052145B" w:rsidRDefault="00551C85" w:rsidP="00551C85">
            <w:pPr>
              <w:rPr>
                <w:ins w:id="30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551C85" w:rsidRPr="0052145B" w14:paraId="6FD31858" w14:textId="77777777" w:rsidTr="00551C85">
        <w:trPr>
          <w:trHeight w:val="60"/>
          <w:ins w:id="31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F0B99" w14:textId="77777777" w:rsidR="00551C85" w:rsidRPr="0052145B" w:rsidRDefault="00551C85" w:rsidP="00551C85">
            <w:pPr>
              <w:rPr>
                <w:ins w:id="32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ins w:id="33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>1-Perdiem</w:t>
              </w:r>
            </w:ins>
          </w:p>
        </w:tc>
        <w:tc>
          <w:tcPr>
            <w:tcW w:w="779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18CC0F3" w14:textId="77777777" w:rsidR="00551C85" w:rsidRPr="0052145B" w:rsidRDefault="00551C85" w:rsidP="00551C85">
            <w:pPr>
              <w:rPr>
                <w:ins w:id="34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35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 </w:t>
              </w:r>
            </w:ins>
          </w:p>
        </w:tc>
      </w:tr>
      <w:tr w:rsidR="00551C85" w:rsidRPr="0052145B" w14:paraId="663F78E0" w14:textId="77777777" w:rsidTr="00551C85">
        <w:trPr>
          <w:trHeight w:val="315"/>
          <w:ins w:id="36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59E1A8" w14:textId="77777777" w:rsidR="00551C85" w:rsidRPr="0052145B" w:rsidRDefault="00551C85" w:rsidP="00551C85">
            <w:pPr>
              <w:rPr>
                <w:ins w:id="37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38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Participants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29CE8" w14:textId="77777777" w:rsidR="00551C85" w:rsidRPr="0052145B" w:rsidRDefault="00551C85" w:rsidP="00551C85">
            <w:pPr>
              <w:jc w:val="center"/>
              <w:rPr>
                <w:ins w:id="39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40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38</w:t>
              </w:r>
            </w:ins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BA56EF" w14:textId="77777777" w:rsidR="00551C85" w:rsidRPr="0052145B" w:rsidRDefault="00551C85" w:rsidP="00551C85">
            <w:pPr>
              <w:jc w:val="center"/>
              <w:rPr>
                <w:ins w:id="41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42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5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5E2D2" w14:textId="77777777" w:rsidR="00551C85" w:rsidRPr="0052145B" w:rsidRDefault="00551C85" w:rsidP="00551C85">
            <w:pPr>
              <w:jc w:val="center"/>
              <w:rPr>
                <w:ins w:id="43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44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40 000</w:t>
              </w:r>
            </w:ins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FB5D85" w14:textId="77777777" w:rsidR="00551C85" w:rsidRPr="0052145B" w:rsidRDefault="00551C85" w:rsidP="00551C85">
            <w:pPr>
              <w:jc w:val="center"/>
              <w:rPr>
                <w:ins w:id="45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46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7 600 000</w:t>
              </w:r>
            </w:ins>
          </w:p>
        </w:tc>
      </w:tr>
      <w:tr w:rsidR="00551C85" w:rsidRPr="0052145B" w14:paraId="517D831B" w14:textId="77777777" w:rsidTr="00551C85">
        <w:trPr>
          <w:trHeight w:val="315"/>
          <w:ins w:id="47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D271B" w14:textId="77777777" w:rsidR="00551C85" w:rsidRPr="0052145B" w:rsidRDefault="00551C85" w:rsidP="00551C85">
            <w:pPr>
              <w:rPr>
                <w:ins w:id="48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49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Chauffeur (DLMEP)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208B5" w14:textId="77777777" w:rsidR="00551C85" w:rsidRPr="0052145B" w:rsidRDefault="00551C85" w:rsidP="00551C85">
            <w:pPr>
              <w:jc w:val="center"/>
              <w:rPr>
                <w:ins w:id="50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51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3</w:t>
              </w:r>
            </w:ins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34CFAF" w14:textId="77777777" w:rsidR="00551C85" w:rsidRPr="0052145B" w:rsidRDefault="00551C85" w:rsidP="00551C85">
            <w:pPr>
              <w:jc w:val="center"/>
              <w:rPr>
                <w:ins w:id="52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53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5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1054CD" w14:textId="77777777" w:rsidR="00551C85" w:rsidRPr="0052145B" w:rsidRDefault="00551C85" w:rsidP="00551C85">
            <w:pPr>
              <w:jc w:val="center"/>
              <w:rPr>
                <w:ins w:id="54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55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25 000</w:t>
              </w:r>
            </w:ins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920959" w14:textId="77777777" w:rsidR="00551C85" w:rsidRPr="0052145B" w:rsidRDefault="00551C85" w:rsidP="00551C85">
            <w:pPr>
              <w:jc w:val="center"/>
              <w:rPr>
                <w:ins w:id="56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57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375 000</w:t>
              </w:r>
            </w:ins>
          </w:p>
        </w:tc>
      </w:tr>
      <w:tr w:rsidR="00551C85" w:rsidRPr="0052145B" w14:paraId="79E12B2C" w14:textId="77777777" w:rsidTr="00551C85">
        <w:trPr>
          <w:trHeight w:val="315"/>
          <w:ins w:id="58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71B929A" w14:textId="77777777" w:rsidR="00551C85" w:rsidRPr="0052145B" w:rsidRDefault="00551C85" w:rsidP="00551C85">
            <w:pPr>
              <w:jc w:val="center"/>
              <w:rPr>
                <w:ins w:id="59" w:author="DICKSON (699673691)" w:date="2024-01-22T10:47:00Z"/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ins w:id="60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i/>
                  <w:iCs/>
                  <w:color w:val="000000"/>
                  <w:sz w:val="22"/>
                  <w:szCs w:val="22"/>
                </w:rPr>
                <w:t>Sous Total 1</w:t>
              </w:r>
            </w:ins>
          </w:p>
        </w:tc>
        <w:tc>
          <w:tcPr>
            <w:tcW w:w="779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57D3F815" w14:textId="77777777" w:rsidR="00551C85" w:rsidRPr="0052145B" w:rsidRDefault="00551C85" w:rsidP="00551C85">
            <w:pPr>
              <w:jc w:val="center"/>
              <w:rPr>
                <w:ins w:id="61" w:author="DICKSON (699673691)" w:date="2024-01-22T10:47:00Z"/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ins w:id="62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i/>
                  <w:iCs/>
                  <w:color w:val="000000"/>
                  <w:sz w:val="22"/>
                  <w:szCs w:val="22"/>
                </w:rPr>
                <w:t>7 975 000</w:t>
              </w:r>
            </w:ins>
          </w:p>
        </w:tc>
      </w:tr>
      <w:tr w:rsidR="00551C85" w:rsidRPr="0052145B" w14:paraId="6D39B624" w14:textId="77777777" w:rsidTr="00551C85">
        <w:trPr>
          <w:trHeight w:val="315"/>
          <w:ins w:id="63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422641" w14:textId="77777777" w:rsidR="00551C85" w:rsidRPr="0052145B" w:rsidRDefault="00551C85" w:rsidP="00551C85">
            <w:pPr>
              <w:rPr>
                <w:ins w:id="64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ins w:id="65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>2-Transport</w:t>
              </w:r>
            </w:ins>
          </w:p>
        </w:tc>
        <w:tc>
          <w:tcPr>
            <w:tcW w:w="779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AC25B69" w14:textId="77777777" w:rsidR="00551C85" w:rsidRPr="0052145B" w:rsidRDefault="00551C85" w:rsidP="00551C85">
            <w:pPr>
              <w:rPr>
                <w:ins w:id="66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67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 </w:t>
              </w:r>
            </w:ins>
          </w:p>
        </w:tc>
      </w:tr>
      <w:tr w:rsidR="00551C85" w:rsidRPr="0052145B" w14:paraId="539D9F98" w14:textId="77777777" w:rsidTr="00551C85">
        <w:trPr>
          <w:trHeight w:val="315"/>
          <w:ins w:id="68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0D6B9A" w14:textId="77777777" w:rsidR="00551C85" w:rsidRPr="0052145B" w:rsidRDefault="00551C85" w:rsidP="00551C85">
            <w:pPr>
              <w:rPr>
                <w:ins w:id="69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70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Carburant véhicule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5DBC5" w14:textId="77777777" w:rsidR="00551C85" w:rsidRPr="0052145B" w:rsidRDefault="00551C85" w:rsidP="00551C85">
            <w:pPr>
              <w:jc w:val="center"/>
              <w:rPr>
                <w:ins w:id="71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72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3</w:t>
              </w:r>
            </w:ins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CF2D4" w14:textId="77777777" w:rsidR="00551C85" w:rsidRPr="0052145B" w:rsidRDefault="00551C85" w:rsidP="00551C85">
            <w:pPr>
              <w:jc w:val="center"/>
              <w:rPr>
                <w:ins w:id="73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74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C75D3" w14:textId="77777777" w:rsidR="00551C85" w:rsidRPr="0052145B" w:rsidRDefault="00551C85" w:rsidP="00551C85">
            <w:pPr>
              <w:jc w:val="center"/>
              <w:rPr>
                <w:ins w:id="75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76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100 000</w:t>
              </w:r>
            </w:ins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F0EC15" w14:textId="77777777" w:rsidR="00551C85" w:rsidRPr="0052145B" w:rsidRDefault="00551C85" w:rsidP="00551C85">
            <w:pPr>
              <w:jc w:val="center"/>
              <w:rPr>
                <w:ins w:id="77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78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300 000</w:t>
              </w:r>
            </w:ins>
          </w:p>
        </w:tc>
      </w:tr>
      <w:tr w:rsidR="00551C85" w:rsidRPr="0052145B" w14:paraId="29BC9D82" w14:textId="77777777" w:rsidTr="00551C85">
        <w:trPr>
          <w:trHeight w:val="315"/>
          <w:ins w:id="79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06C60" w14:textId="77777777" w:rsidR="00551C85" w:rsidRPr="0052145B" w:rsidRDefault="00551C85" w:rsidP="00551C85">
            <w:pPr>
              <w:rPr>
                <w:ins w:id="80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81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Participants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4A76C4" w14:textId="77777777" w:rsidR="00551C85" w:rsidRPr="0052145B" w:rsidRDefault="00551C85" w:rsidP="00551C85">
            <w:pPr>
              <w:jc w:val="center"/>
              <w:rPr>
                <w:ins w:id="82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83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38</w:t>
              </w:r>
            </w:ins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BB1985" w14:textId="77777777" w:rsidR="00551C85" w:rsidRPr="0052145B" w:rsidRDefault="00551C85" w:rsidP="00551C85">
            <w:pPr>
              <w:jc w:val="center"/>
              <w:rPr>
                <w:ins w:id="84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85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CEAE67" w14:textId="77777777" w:rsidR="00551C85" w:rsidRPr="0052145B" w:rsidRDefault="00551C85" w:rsidP="00551C85">
            <w:pPr>
              <w:jc w:val="center"/>
              <w:rPr>
                <w:ins w:id="86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87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20 000</w:t>
              </w:r>
            </w:ins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0569E7" w14:textId="77777777" w:rsidR="00551C85" w:rsidRPr="0052145B" w:rsidRDefault="00551C85" w:rsidP="00551C85">
            <w:pPr>
              <w:jc w:val="center"/>
              <w:rPr>
                <w:ins w:id="88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89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760 000</w:t>
              </w:r>
            </w:ins>
          </w:p>
        </w:tc>
      </w:tr>
      <w:tr w:rsidR="00551C85" w:rsidRPr="0052145B" w14:paraId="6E34FD6A" w14:textId="77777777" w:rsidTr="00551C85">
        <w:trPr>
          <w:trHeight w:val="315"/>
          <w:ins w:id="90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3F34EDB" w14:textId="77777777" w:rsidR="00551C85" w:rsidRPr="0052145B" w:rsidRDefault="00551C85" w:rsidP="00551C85">
            <w:pPr>
              <w:jc w:val="center"/>
              <w:rPr>
                <w:ins w:id="91" w:author="DICKSON (699673691)" w:date="2024-01-22T10:47:00Z"/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ins w:id="92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i/>
                  <w:iCs/>
                  <w:color w:val="000000"/>
                  <w:sz w:val="22"/>
                  <w:szCs w:val="22"/>
                </w:rPr>
                <w:t>Sous Total 2</w:t>
              </w:r>
            </w:ins>
          </w:p>
        </w:tc>
        <w:tc>
          <w:tcPr>
            <w:tcW w:w="779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6824FE19" w14:textId="77777777" w:rsidR="00551C85" w:rsidRPr="0052145B" w:rsidRDefault="00551C85" w:rsidP="00551C85">
            <w:pPr>
              <w:jc w:val="center"/>
              <w:rPr>
                <w:ins w:id="93" w:author="DICKSON (699673691)" w:date="2024-01-22T10:47:00Z"/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ins w:id="94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i/>
                  <w:iCs/>
                  <w:color w:val="000000"/>
                  <w:sz w:val="22"/>
                  <w:szCs w:val="22"/>
                </w:rPr>
                <w:t>1 060 000</w:t>
              </w:r>
            </w:ins>
          </w:p>
        </w:tc>
      </w:tr>
      <w:tr w:rsidR="00551C85" w:rsidRPr="0052145B" w14:paraId="4AAC2972" w14:textId="77777777" w:rsidTr="00551C85">
        <w:trPr>
          <w:trHeight w:val="315"/>
          <w:ins w:id="95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AC0C6" w14:textId="77777777" w:rsidR="00551C85" w:rsidRPr="0052145B" w:rsidRDefault="00551C85" w:rsidP="00551C85">
            <w:pPr>
              <w:rPr>
                <w:ins w:id="96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ins w:id="97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 xml:space="preserve">3-Matériel didactique 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229BF" w14:textId="77777777" w:rsidR="00551C85" w:rsidRPr="0052145B" w:rsidRDefault="00551C85" w:rsidP="00551C85">
            <w:pPr>
              <w:rPr>
                <w:ins w:id="98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99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 </w:t>
              </w:r>
            </w:ins>
          </w:p>
        </w:tc>
        <w:tc>
          <w:tcPr>
            <w:tcW w:w="579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638589C" w14:textId="77777777" w:rsidR="00551C85" w:rsidRPr="0052145B" w:rsidRDefault="00551C85" w:rsidP="00551C85">
            <w:pPr>
              <w:rPr>
                <w:ins w:id="100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01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 </w:t>
              </w:r>
            </w:ins>
          </w:p>
        </w:tc>
      </w:tr>
      <w:tr w:rsidR="00551C85" w:rsidRPr="0052145B" w14:paraId="54EE9459" w14:textId="77777777" w:rsidTr="00551C85">
        <w:trPr>
          <w:trHeight w:val="315"/>
          <w:ins w:id="102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BECCE9" w14:textId="77777777" w:rsidR="00551C85" w:rsidRPr="0052145B" w:rsidRDefault="00551C85" w:rsidP="00551C85">
            <w:pPr>
              <w:rPr>
                <w:ins w:id="103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04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Chemise du participant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7DFF6" w14:textId="77777777" w:rsidR="00551C85" w:rsidRPr="0052145B" w:rsidRDefault="00551C85" w:rsidP="00551C85">
            <w:pPr>
              <w:jc w:val="center"/>
              <w:rPr>
                <w:ins w:id="105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06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44</w:t>
              </w:r>
            </w:ins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E7A7A1" w14:textId="77777777" w:rsidR="00551C85" w:rsidRPr="0052145B" w:rsidRDefault="00551C85" w:rsidP="00551C85">
            <w:pPr>
              <w:jc w:val="center"/>
              <w:rPr>
                <w:ins w:id="107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08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167500" w14:textId="77777777" w:rsidR="00551C85" w:rsidRPr="0052145B" w:rsidRDefault="00551C85" w:rsidP="00551C85">
            <w:pPr>
              <w:jc w:val="center"/>
              <w:rPr>
                <w:ins w:id="109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10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2 500</w:t>
              </w:r>
            </w:ins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34C9A" w14:textId="77777777" w:rsidR="00551C85" w:rsidRPr="0052145B" w:rsidRDefault="00551C85" w:rsidP="00551C85">
            <w:pPr>
              <w:jc w:val="center"/>
              <w:rPr>
                <w:ins w:id="111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12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110 000</w:t>
              </w:r>
            </w:ins>
          </w:p>
        </w:tc>
      </w:tr>
      <w:tr w:rsidR="00551C85" w:rsidRPr="0052145B" w14:paraId="52ECA2A7" w14:textId="77777777" w:rsidTr="00551C85">
        <w:trPr>
          <w:trHeight w:val="315"/>
          <w:ins w:id="113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E0374" w14:textId="77777777" w:rsidR="00551C85" w:rsidRPr="0052145B" w:rsidRDefault="00551C85" w:rsidP="00551C85">
            <w:pPr>
              <w:rPr>
                <w:ins w:id="114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15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Encre 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977347" w14:textId="77777777" w:rsidR="00551C85" w:rsidRPr="0052145B" w:rsidRDefault="00551C85" w:rsidP="00551C85">
            <w:pPr>
              <w:jc w:val="center"/>
              <w:rPr>
                <w:ins w:id="116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17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2E211E" w14:textId="77777777" w:rsidR="00551C85" w:rsidRPr="0052145B" w:rsidRDefault="00551C85" w:rsidP="00551C85">
            <w:pPr>
              <w:jc w:val="center"/>
              <w:rPr>
                <w:ins w:id="118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19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B949D4" w14:textId="77777777" w:rsidR="00551C85" w:rsidRPr="0052145B" w:rsidRDefault="00551C85" w:rsidP="00551C85">
            <w:pPr>
              <w:jc w:val="center"/>
              <w:rPr>
                <w:ins w:id="120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21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65 000</w:t>
              </w:r>
            </w:ins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51F9E5" w14:textId="77777777" w:rsidR="00551C85" w:rsidRPr="0052145B" w:rsidRDefault="00551C85" w:rsidP="00551C85">
            <w:pPr>
              <w:jc w:val="center"/>
              <w:rPr>
                <w:ins w:id="122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23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65 000</w:t>
              </w:r>
            </w:ins>
          </w:p>
        </w:tc>
      </w:tr>
      <w:tr w:rsidR="00551C85" w:rsidRPr="0052145B" w14:paraId="5EF36E6E" w14:textId="77777777" w:rsidTr="00551C85">
        <w:trPr>
          <w:trHeight w:val="315"/>
          <w:ins w:id="124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28C00D" w14:textId="77777777" w:rsidR="00551C85" w:rsidRPr="0052145B" w:rsidRDefault="00551C85" w:rsidP="00551C85">
            <w:pPr>
              <w:rPr>
                <w:ins w:id="125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26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Rames de papier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5C9554" w14:textId="77777777" w:rsidR="00551C85" w:rsidRPr="0052145B" w:rsidRDefault="00551C85" w:rsidP="00551C85">
            <w:pPr>
              <w:jc w:val="center"/>
              <w:rPr>
                <w:ins w:id="127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28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5</w:t>
              </w:r>
            </w:ins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992DB" w14:textId="77777777" w:rsidR="00551C85" w:rsidRPr="0052145B" w:rsidRDefault="00551C85" w:rsidP="00551C85">
            <w:pPr>
              <w:jc w:val="center"/>
              <w:rPr>
                <w:ins w:id="129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30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E39F25" w14:textId="77777777" w:rsidR="00551C85" w:rsidRPr="0052145B" w:rsidRDefault="00551C85" w:rsidP="00551C85">
            <w:pPr>
              <w:jc w:val="center"/>
              <w:rPr>
                <w:ins w:id="131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32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5 000</w:t>
              </w:r>
            </w:ins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5D2224" w14:textId="77777777" w:rsidR="00551C85" w:rsidRPr="0052145B" w:rsidRDefault="00551C85" w:rsidP="00551C85">
            <w:pPr>
              <w:jc w:val="center"/>
              <w:rPr>
                <w:ins w:id="133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34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25 000</w:t>
              </w:r>
            </w:ins>
          </w:p>
        </w:tc>
      </w:tr>
      <w:tr w:rsidR="00551C85" w:rsidRPr="0052145B" w14:paraId="78FD4F9D" w14:textId="77777777" w:rsidTr="00551C85">
        <w:trPr>
          <w:trHeight w:val="315"/>
          <w:ins w:id="135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06A5F" w14:textId="77777777" w:rsidR="00551C85" w:rsidRPr="0052145B" w:rsidRDefault="00551C85" w:rsidP="00551C85">
            <w:pPr>
              <w:rPr>
                <w:ins w:id="136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37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Marqueurs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5D9462" w14:textId="77777777" w:rsidR="00551C85" w:rsidRPr="0052145B" w:rsidRDefault="00551C85" w:rsidP="00551C85">
            <w:pPr>
              <w:jc w:val="center"/>
              <w:rPr>
                <w:ins w:id="138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39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122D39" w14:textId="77777777" w:rsidR="00551C85" w:rsidRPr="0052145B" w:rsidRDefault="00551C85" w:rsidP="00551C85">
            <w:pPr>
              <w:jc w:val="center"/>
              <w:rPr>
                <w:ins w:id="140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41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5DB156" w14:textId="77777777" w:rsidR="00551C85" w:rsidRPr="0052145B" w:rsidRDefault="00551C85" w:rsidP="00551C85">
            <w:pPr>
              <w:jc w:val="center"/>
              <w:rPr>
                <w:ins w:id="142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43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2 500</w:t>
              </w:r>
            </w:ins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68EA9C" w14:textId="77777777" w:rsidR="00551C85" w:rsidRPr="0052145B" w:rsidRDefault="00551C85" w:rsidP="00551C85">
            <w:pPr>
              <w:jc w:val="center"/>
              <w:rPr>
                <w:ins w:id="144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45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2 500</w:t>
              </w:r>
            </w:ins>
          </w:p>
        </w:tc>
      </w:tr>
      <w:tr w:rsidR="00551C85" w:rsidRPr="0052145B" w14:paraId="32139FF2" w14:textId="77777777" w:rsidTr="00551C85">
        <w:trPr>
          <w:trHeight w:val="315"/>
          <w:ins w:id="146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43E49" w14:textId="77777777" w:rsidR="00551C85" w:rsidRPr="0052145B" w:rsidRDefault="00551C85" w:rsidP="00551C85">
            <w:pPr>
              <w:rPr>
                <w:ins w:id="147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48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Flirt </w:t>
              </w:r>
              <w:proofErr w:type="spellStart"/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sharp</w:t>
              </w:r>
              <w:proofErr w:type="spellEnd"/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3640EC" w14:textId="77777777" w:rsidR="00551C85" w:rsidRPr="0052145B" w:rsidRDefault="00551C85" w:rsidP="00551C85">
            <w:pPr>
              <w:jc w:val="center"/>
              <w:rPr>
                <w:ins w:id="149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50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6585BC" w14:textId="77777777" w:rsidR="00551C85" w:rsidRPr="0052145B" w:rsidRDefault="00551C85" w:rsidP="00551C85">
            <w:pPr>
              <w:jc w:val="center"/>
              <w:rPr>
                <w:ins w:id="151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52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C85BA1" w14:textId="77777777" w:rsidR="00551C85" w:rsidRPr="0052145B" w:rsidRDefault="00551C85" w:rsidP="00551C85">
            <w:pPr>
              <w:jc w:val="center"/>
              <w:rPr>
                <w:ins w:id="153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54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5 000</w:t>
              </w:r>
            </w:ins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7023A0" w14:textId="77777777" w:rsidR="00551C85" w:rsidRPr="0052145B" w:rsidRDefault="00551C85" w:rsidP="00551C85">
            <w:pPr>
              <w:jc w:val="center"/>
              <w:rPr>
                <w:ins w:id="155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56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5 000</w:t>
              </w:r>
            </w:ins>
          </w:p>
        </w:tc>
      </w:tr>
      <w:tr w:rsidR="00551C85" w:rsidRPr="0052145B" w14:paraId="15A9759E" w14:textId="77777777" w:rsidTr="00551C85">
        <w:trPr>
          <w:trHeight w:val="315"/>
          <w:ins w:id="157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EBD331" w14:textId="77777777" w:rsidR="00551C85" w:rsidRPr="0052145B" w:rsidRDefault="00551C85" w:rsidP="00551C85">
            <w:pPr>
              <w:rPr>
                <w:ins w:id="158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59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 xml:space="preserve">Reprographie 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11D532" w14:textId="77777777" w:rsidR="00551C85" w:rsidRPr="0052145B" w:rsidRDefault="00551C85" w:rsidP="00551C85">
            <w:pPr>
              <w:jc w:val="center"/>
              <w:rPr>
                <w:ins w:id="160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61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38</w:t>
              </w:r>
            </w:ins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2CA333" w14:textId="77777777" w:rsidR="00551C85" w:rsidRPr="0052145B" w:rsidRDefault="00551C85" w:rsidP="00551C85">
            <w:pPr>
              <w:jc w:val="center"/>
              <w:rPr>
                <w:ins w:id="162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63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DB2AC" w14:textId="77777777" w:rsidR="00551C85" w:rsidRPr="0052145B" w:rsidRDefault="00551C85" w:rsidP="00551C85">
            <w:pPr>
              <w:jc w:val="center"/>
              <w:rPr>
                <w:ins w:id="164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65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1 000</w:t>
              </w:r>
            </w:ins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3C2D79" w14:textId="77777777" w:rsidR="00551C85" w:rsidRPr="0052145B" w:rsidRDefault="00551C85" w:rsidP="00551C85">
            <w:pPr>
              <w:jc w:val="center"/>
              <w:rPr>
                <w:ins w:id="166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67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38 000</w:t>
              </w:r>
            </w:ins>
          </w:p>
        </w:tc>
      </w:tr>
      <w:tr w:rsidR="00551C85" w:rsidRPr="0052145B" w14:paraId="5A2516BA" w14:textId="77777777" w:rsidTr="00551C85">
        <w:trPr>
          <w:trHeight w:val="315"/>
          <w:ins w:id="168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11EF37" w14:textId="77777777" w:rsidR="00551C85" w:rsidRPr="0052145B" w:rsidRDefault="00551C85" w:rsidP="00551C85">
            <w:pPr>
              <w:rPr>
                <w:ins w:id="169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70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Location salle sonorisée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12C907" w14:textId="77777777" w:rsidR="00551C85" w:rsidRPr="0052145B" w:rsidRDefault="00551C85" w:rsidP="00551C85">
            <w:pPr>
              <w:jc w:val="center"/>
              <w:rPr>
                <w:ins w:id="171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72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B6E64A" w14:textId="77777777" w:rsidR="00551C85" w:rsidRPr="0052145B" w:rsidRDefault="00551C85" w:rsidP="00551C85">
            <w:pPr>
              <w:jc w:val="center"/>
              <w:rPr>
                <w:ins w:id="173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74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5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D6911" w14:textId="77777777" w:rsidR="00551C85" w:rsidRPr="0052145B" w:rsidRDefault="00551C85" w:rsidP="00551C85">
            <w:pPr>
              <w:jc w:val="center"/>
              <w:rPr>
                <w:ins w:id="175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76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816 000</w:t>
              </w:r>
            </w:ins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49642" w14:textId="77777777" w:rsidR="00551C85" w:rsidRPr="0052145B" w:rsidRDefault="00551C85" w:rsidP="00551C85">
            <w:pPr>
              <w:jc w:val="center"/>
              <w:rPr>
                <w:ins w:id="177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78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4 080 000</w:t>
              </w:r>
            </w:ins>
          </w:p>
        </w:tc>
      </w:tr>
      <w:tr w:rsidR="00551C85" w:rsidRPr="0052145B" w14:paraId="68569A50" w14:textId="77777777" w:rsidTr="00551C85">
        <w:trPr>
          <w:trHeight w:val="315"/>
          <w:ins w:id="179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BE5B29D" w14:textId="77777777" w:rsidR="00551C85" w:rsidRPr="0052145B" w:rsidRDefault="00551C85" w:rsidP="00551C85">
            <w:pPr>
              <w:jc w:val="center"/>
              <w:rPr>
                <w:ins w:id="180" w:author="DICKSON (699673691)" w:date="2024-01-22T10:47:00Z"/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ins w:id="181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i/>
                  <w:iCs/>
                  <w:color w:val="000000"/>
                  <w:sz w:val="22"/>
                  <w:szCs w:val="22"/>
                </w:rPr>
                <w:t>Sous Total 3</w:t>
              </w:r>
            </w:ins>
          </w:p>
        </w:tc>
        <w:tc>
          <w:tcPr>
            <w:tcW w:w="779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16021119" w14:textId="77777777" w:rsidR="00551C85" w:rsidRPr="0052145B" w:rsidRDefault="00551C85" w:rsidP="00551C85">
            <w:pPr>
              <w:jc w:val="center"/>
              <w:rPr>
                <w:ins w:id="182" w:author="DICKSON (699673691)" w:date="2024-01-22T10:47:00Z"/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ins w:id="183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i/>
                  <w:iCs/>
                  <w:color w:val="000000"/>
                  <w:sz w:val="22"/>
                  <w:szCs w:val="22"/>
                </w:rPr>
                <w:t>4 325 500</w:t>
              </w:r>
            </w:ins>
          </w:p>
        </w:tc>
      </w:tr>
      <w:tr w:rsidR="00551C85" w:rsidRPr="0052145B" w14:paraId="5C852333" w14:textId="77777777" w:rsidTr="00551C85">
        <w:trPr>
          <w:trHeight w:val="315"/>
          <w:ins w:id="184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6ACBAC" w14:textId="77777777" w:rsidR="00551C85" w:rsidRPr="0052145B" w:rsidRDefault="00551C85" w:rsidP="00551C85">
            <w:pPr>
              <w:rPr>
                <w:ins w:id="185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ins w:id="186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>5-Communication</w:t>
              </w:r>
            </w:ins>
          </w:p>
        </w:tc>
        <w:tc>
          <w:tcPr>
            <w:tcW w:w="779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51472CE" w14:textId="77777777" w:rsidR="00551C85" w:rsidRPr="0052145B" w:rsidRDefault="00551C85" w:rsidP="00551C85">
            <w:pPr>
              <w:jc w:val="center"/>
              <w:rPr>
                <w:ins w:id="187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88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 </w:t>
              </w:r>
            </w:ins>
          </w:p>
        </w:tc>
      </w:tr>
      <w:tr w:rsidR="00551C85" w:rsidRPr="0052145B" w14:paraId="1E77FBF7" w14:textId="77777777" w:rsidTr="00551C85">
        <w:trPr>
          <w:trHeight w:val="315"/>
          <w:ins w:id="189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4379C" w14:textId="77777777" w:rsidR="00551C85" w:rsidRPr="0052145B" w:rsidRDefault="00551C85" w:rsidP="00551C85">
            <w:pPr>
              <w:rPr>
                <w:ins w:id="190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ins w:id="191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Airtime</w:t>
              </w:r>
              <w:proofErr w:type="spellEnd"/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F664F2" w14:textId="77777777" w:rsidR="00551C85" w:rsidRPr="0052145B" w:rsidRDefault="00551C85" w:rsidP="00551C85">
            <w:pPr>
              <w:jc w:val="center"/>
              <w:rPr>
                <w:ins w:id="192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93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5</w:t>
              </w:r>
            </w:ins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8B4265" w14:textId="77777777" w:rsidR="00551C85" w:rsidRPr="0052145B" w:rsidRDefault="00551C85" w:rsidP="00551C85">
            <w:pPr>
              <w:jc w:val="center"/>
              <w:rPr>
                <w:ins w:id="194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95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F1C85" w14:textId="77777777" w:rsidR="00551C85" w:rsidRPr="0052145B" w:rsidRDefault="00551C85" w:rsidP="00551C85">
            <w:pPr>
              <w:jc w:val="center"/>
              <w:rPr>
                <w:ins w:id="196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97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10 000</w:t>
              </w:r>
            </w:ins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75EFA9" w14:textId="77777777" w:rsidR="00551C85" w:rsidRPr="0052145B" w:rsidRDefault="00551C85" w:rsidP="00551C85">
            <w:pPr>
              <w:jc w:val="center"/>
              <w:rPr>
                <w:ins w:id="198" w:author="DICKSON (699673691)" w:date="2024-01-22T10:47:00Z"/>
                <w:rFonts w:ascii="Calibri" w:hAnsi="Calibri" w:cs="Calibri"/>
                <w:color w:val="000000"/>
                <w:sz w:val="22"/>
                <w:szCs w:val="22"/>
              </w:rPr>
            </w:pPr>
            <w:ins w:id="199" w:author="DICKSON (699673691)" w:date="2024-01-22T10:47:00Z">
              <w:r w:rsidRPr="0052145B">
                <w:rPr>
                  <w:rFonts w:ascii="Calibri" w:hAnsi="Calibri" w:cs="Calibri"/>
                  <w:color w:val="000000"/>
                  <w:sz w:val="22"/>
                  <w:szCs w:val="22"/>
                </w:rPr>
                <w:t>50 000</w:t>
              </w:r>
            </w:ins>
          </w:p>
        </w:tc>
      </w:tr>
      <w:tr w:rsidR="00551C85" w:rsidRPr="0052145B" w14:paraId="742A4136" w14:textId="77777777" w:rsidTr="00551C85">
        <w:trPr>
          <w:trHeight w:val="315"/>
          <w:ins w:id="200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C09F6D6" w14:textId="77777777" w:rsidR="00551C85" w:rsidRPr="0052145B" w:rsidRDefault="00551C85" w:rsidP="00551C85">
            <w:pPr>
              <w:jc w:val="center"/>
              <w:rPr>
                <w:ins w:id="201" w:author="DICKSON (699673691)" w:date="2024-01-22T10:47:00Z"/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ins w:id="202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i/>
                  <w:iCs/>
                  <w:color w:val="000000"/>
                  <w:sz w:val="22"/>
                  <w:szCs w:val="22"/>
                </w:rPr>
                <w:t>Sous Total 5</w:t>
              </w:r>
            </w:ins>
          </w:p>
        </w:tc>
        <w:tc>
          <w:tcPr>
            <w:tcW w:w="779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254F7438" w14:textId="77777777" w:rsidR="00551C85" w:rsidRPr="0052145B" w:rsidRDefault="00551C85" w:rsidP="00551C85">
            <w:pPr>
              <w:jc w:val="center"/>
              <w:rPr>
                <w:ins w:id="203" w:author="DICKSON (699673691)" w:date="2024-01-22T10:47:00Z"/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ins w:id="204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i/>
                  <w:iCs/>
                  <w:color w:val="000000"/>
                  <w:sz w:val="22"/>
                  <w:szCs w:val="22"/>
                </w:rPr>
                <w:t>50 000</w:t>
              </w:r>
            </w:ins>
          </w:p>
        </w:tc>
      </w:tr>
      <w:tr w:rsidR="00551C85" w:rsidRPr="009B5095" w14:paraId="2D4EC50B" w14:textId="77777777" w:rsidTr="00551C85">
        <w:trPr>
          <w:trHeight w:val="315"/>
          <w:ins w:id="205" w:author="DICKSON (699673691)" w:date="2024-01-22T10:47:00Z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414AFA7" w14:textId="77777777" w:rsidR="00551C85" w:rsidRPr="0052145B" w:rsidRDefault="00551C85" w:rsidP="00551C85">
            <w:pPr>
              <w:jc w:val="center"/>
              <w:rPr>
                <w:ins w:id="206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ins w:id="207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>TOTAL GENERAL</w:t>
              </w:r>
            </w:ins>
          </w:p>
        </w:tc>
        <w:tc>
          <w:tcPr>
            <w:tcW w:w="7796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00"/>
            <w:noWrap/>
            <w:vAlign w:val="center"/>
            <w:hideMark/>
          </w:tcPr>
          <w:p w14:paraId="78A35708" w14:textId="77777777" w:rsidR="00551C85" w:rsidRPr="009B5095" w:rsidRDefault="00551C85" w:rsidP="00551C85">
            <w:pPr>
              <w:jc w:val="center"/>
              <w:rPr>
                <w:ins w:id="208" w:author="DICKSON (699673691)" w:date="2024-01-22T10:47:00Z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ins w:id="209" w:author="DICKSON (699673691)" w:date="2024-01-22T10:47:00Z">
              <w:r w:rsidRPr="0052145B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>13 410 500</w:t>
              </w:r>
            </w:ins>
          </w:p>
        </w:tc>
      </w:tr>
    </w:tbl>
    <w:p w14:paraId="267E7305" w14:textId="77777777" w:rsidR="009C690F" w:rsidRDefault="009C690F" w:rsidP="00175B7C"/>
    <w:p w14:paraId="5C0F53C4" w14:textId="77777777" w:rsidR="009C690F" w:rsidRDefault="009C690F" w:rsidP="00175B7C"/>
    <w:p w14:paraId="530D74F2" w14:textId="77777777" w:rsidR="009C690F" w:rsidRDefault="009C690F" w:rsidP="00175B7C"/>
    <w:p w14:paraId="464C5396" w14:textId="77777777" w:rsidR="009C690F" w:rsidRDefault="009C690F" w:rsidP="00175B7C"/>
    <w:p w14:paraId="792F7C01" w14:textId="77777777" w:rsidR="009C690F" w:rsidRDefault="009C690F" w:rsidP="00175B7C"/>
    <w:p w14:paraId="2DB51C63" w14:textId="77777777" w:rsidR="009C690F" w:rsidRDefault="009C690F" w:rsidP="00175B7C"/>
    <w:p w14:paraId="180EDCB5" w14:textId="77777777" w:rsidR="009C690F" w:rsidRDefault="009C690F" w:rsidP="00175B7C"/>
    <w:p w14:paraId="0D35BDF6" w14:textId="77777777" w:rsidR="009C690F" w:rsidRDefault="009C690F" w:rsidP="00175B7C"/>
    <w:p w14:paraId="61C52E4D" w14:textId="77777777" w:rsidR="009C690F" w:rsidRDefault="009C690F" w:rsidP="00175B7C"/>
    <w:p w14:paraId="648E390E" w14:textId="77777777" w:rsidR="009C690F" w:rsidRDefault="009C690F" w:rsidP="00175B7C"/>
    <w:p w14:paraId="3F2FBC4E" w14:textId="77777777" w:rsidR="009C690F" w:rsidRDefault="009C690F" w:rsidP="00175B7C"/>
    <w:p w14:paraId="2557DD98" w14:textId="77777777" w:rsidR="009C690F" w:rsidRDefault="009C690F" w:rsidP="00175B7C"/>
    <w:p w14:paraId="36DCE138" w14:textId="77777777" w:rsidR="009C690F" w:rsidDel="002D7CCE" w:rsidRDefault="009C690F" w:rsidP="00175B7C">
      <w:pPr>
        <w:rPr>
          <w:del w:id="210" w:author="DICKSON (699673691)" w:date="2024-01-22T10:50:00Z"/>
        </w:rPr>
      </w:pPr>
    </w:p>
    <w:p w14:paraId="52B8E261" w14:textId="77777777" w:rsidR="009C690F" w:rsidDel="002D7CCE" w:rsidRDefault="009C690F" w:rsidP="00175B7C">
      <w:pPr>
        <w:rPr>
          <w:del w:id="211" w:author="DICKSON (699673691)" w:date="2024-01-22T10:50:00Z"/>
        </w:rPr>
      </w:pPr>
    </w:p>
    <w:p w14:paraId="19D1968E" w14:textId="77777777" w:rsidR="009C690F" w:rsidDel="002D7CCE" w:rsidRDefault="009C690F" w:rsidP="00175B7C">
      <w:pPr>
        <w:rPr>
          <w:del w:id="212" w:author="DICKSON (699673691)" w:date="2024-01-22T10:50:00Z"/>
        </w:rPr>
      </w:pPr>
    </w:p>
    <w:p w14:paraId="18898DF8" w14:textId="77777777" w:rsidR="009C690F" w:rsidDel="002D7CCE" w:rsidRDefault="009C690F" w:rsidP="00175B7C">
      <w:pPr>
        <w:rPr>
          <w:del w:id="213" w:author="DICKSON (699673691)" w:date="2024-01-22T10:50:00Z"/>
        </w:rPr>
      </w:pPr>
    </w:p>
    <w:p w14:paraId="70182866" w14:textId="77777777" w:rsidR="009C690F" w:rsidRDefault="009C690F" w:rsidP="00175B7C"/>
    <w:p w14:paraId="69D2D1EE" w14:textId="77777777" w:rsidR="009C690F" w:rsidRDefault="009C690F" w:rsidP="00175B7C"/>
    <w:p w14:paraId="36351D40" w14:textId="77777777" w:rsidR="0063605A" w:rsidRDefault="0063605A"/>
    <w:sectPr w:rsidR="0063605A" w:rsidSect="00E52AC4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5" w:author="UBALD TAMOUFE" w:date="2024-01-22T08:48:00Z" w:initials="UT">
    <w:p w14:paraId="2FAA9916" w14:textId="77777777" w:rsidR="00D10EBC" w:rsidRDefault="00D10EBC" w:rsidP="00D10EBC">
      <w:pPr>
        <w:pStyle w:val="Commentaire"/>
      </w:pPr>
      <w:r>
        <w:rPr>
          <w:rStyle w:val="Marquedecommentaire"/>
        </w:rPr>
        <w:annotationRef/>
      </w:r>
      <w:r>
        <w:t>Autre lieu en dehors de Kribi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FAA99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20EC6AF" w16cex:dateUtc="2024-01-22T07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AA9916" w16cid:durableId="720EC6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A163C2" w14:textId="77777777" w:rsidR="00D335D0" w:rsidRDefault="00D335D0">
      <w:r>
        <w:separator/>
      </w:r>
    </w:p>
  </w:endnote>
  <w:endnote w:type="continuationSeparator" w:id="0">
    <w:p w14:paraId="2C71F6E8" w14:textId="77777777" w:rsidR="00D335D0" w:rsidRDefault="00D33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4EAE1F" w14:textId="77777777" w:rsidR="00F142A1" w:rsidRPr="00685571" w:rsidRDefault="00E30A4E" w:rsidP="00F142A1">
    <w:pPr>
      <w:pStyle w:val="Pieddepage"/>
      <w:jc w:val="center"/>
      <w:rPr>
        <w:lang w:val="nl-NL"/>
      </w:rPr>
    </w:pPr>
    <w:r w:rsidRPr="00685571">
      <w:rPr>
        <w:lang w:val="nl-NL"/>
      </w:rPr>
      <w:t xml:space="preserve">Site web : </w:t>
    </w:r>
    <w:r w:rsidR="00C77983">
      <w:fldChar w:fldCharType="begin"/>
    </w:r>
    <w:r w:rsidR="00C77983" w:rsidRPr="00D10EBC">
      <w:rPr>
        <w:lang w:val="nl-NL"/>
        <w:rPrChange w:id="214" w:author="UBALD TAMOUFE" w:date="2024-01-22T08:45:00Z">
          <w:rPr>
            <w:lang w:val="en-US"/>
          </w:rPr>
        </w:rPrChange>
      </w:rPr>
      <w:instrText>HYPERLINK "http://www.minsante.gov.cm"</w:instrText>
    </w:r>
    <w:r w:rsidR="00C77983">
      <w:fldChar w:fldCharType="separate"/>
    </w:r>
    <w:r w:rsidRPr="00685571">
      <w:rPr>
        <w:rStyle w:val="Lienhypertexte"/>
        <w:lang w:val="nl-NL"/>
      </w:rPr>
      <w:t>www.minsante.gov.cm</w:t>
    </w:r>
    <w:r w:rsidR="00C77983">
      <w:rPr>
        <w:rStyle w:val="Lienhypertexte"/>
        <w:lang w:val="nl-NL"/>
      </w:rPr>
      <w:fldChar w:fldCharType="end"/>
    </w:r>
  </w:p>
  <w:p w14:paraId="4E7AD744" w14:textId="77777777" w:rsidR="00F142A1" w:rsidRPr="00685571" w:rsidRDefault="00F142A1" w:rsidP="00F142A1">
    <w:pPr>
      <w:pStyle w:val="Pieddepage"/>
      <w:rPr>
        <w:lang w:val="nl-NL"/>
      </w:rPr>
    </w:pPr>
  </w:p>
  <w:p w14:paraId="59A13D38" w14:textId="77777777" w:rsidR="00F142A1" w:rsidRPr="0055518E" w:rsidRDefault="00F142A1">
    <w:pPr>
      <w:pStyle w:val="Pieddepage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4DD4B8" w14:textId="77777777" w:rsidR="00D335D0" w:rsidRDefault="00D335D0">
      <w:r>
        <w:separator/>
      </w:r>
    </w:p>
  </w:footnote>
  <w:footnote w:type="continuationSeparator" w:id="0">
    <w:p w14:paraId="096CA789" w14:textId="77777777" w:rsidR="00D335D0" w:rsidRDefault="00D33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6703"/>
    <w:multiLevelType w:val="hybridMultilevel"/>
    <w:tmpl w:val="7640D99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79402C"/>
    <w:multiLevelType w:val="hybridMultilevel"/>
    <w:tmpl w:val="57248D7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F1F65"/>
    <w:multiLevelType w:val="hybridMultilevel"/>
    <w:tmpl w:val="160078C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3F7ECB"/>
    <w:multiLevelType w:val="hybridMultilevel"/>
    <w:tmpl w:val="C70C986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449F2"/>
    <w:multiLevelType w:val="hybridMultilevel"/>
    <w:tmpl w:val="0C5A2506"/>
    <w:lvl w:ilvl="0" w:tplc="E3C45E7E">
      <w:numFmt w:val="bullet"/>
      <w:lvlText w:val="-"/>
      <w:lvlJc w:val="left"/>
      <w:pPr>
        <w:ind w:left="108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891C86"/>
    <w:multiLevelType w:val="hybridMultilevel"/>
    <w:tmpl w:val="08643E6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C40223"/>
    <w:multiLevelType w:val="hybridMultilevel"/>
    <w:tmpl w:val="2010730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12CFE"/>
    <w:multiLevelType w:val="hybridMultilevel"/>
    <w:tmpl w:val="7874548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4F2CC0"/>
    <w:multiLevelType w:val="hybridMultilevel"/>
    <w:tmpl w:val="F6EA0A52"/>
    <w:lvl w:ilvl="0" w:tplc="28B407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65D0A"/>
    <w:multiLevelType w:val="hybridMultilevel"/>
    <w:tmpl w:val="4A620B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042CE"/>
    <w:multiLevelType w:val="hybridMultilevel"/>
    <w:tmpl w:val="54E8B802"/>
    <w:lvl w:ilvl="0" w:tplc="D29E6D3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66555"/>
    <w:multiLevelType w:val="hybridMultilevel"/>
    <w:tmpl w:val="908CD27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559CB"/>
    <w:multiLevelType w:val="hybridMultilevel"/>
    <w:tmpl w:val="FD428190"/>
    <w:lvl w:ilvl="0" w:tplc="7158D23C">
      <w:start w:val="1"/>
      <w:numFmt w:val="upperRoman"/>
      <w:lvlText w:val="%1."/>
      <w:lvlJc w:val="left"/>
      <w:pPr>
        <w:ind w:left="1080" w:hanging="720"/>
      </w:pPr>
      <w:rPr>
        <w:rFonts w:ascii="Arial" w:hAnsi="Arial" w:cs="Arial"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4B7D8A"/>
    <w:multiLevelType w:val="hybridMultilevel"/>
    <w:tmpl w:val="0FEC2CD0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6895516"/>
    <w:multiLevelType w:val="hybridMultilevel"/>
    <w:tmpl w:val="D0828F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F7F7C"/>
    <w:multiLevelType w:val="hybridMultilevel"/>
    <w:tmpl w:val="15BAED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13"/>
  </w:num>
  <w:num w:numId="5">
    <w:abstractNumId w:val="11"/>
  </w:num>
  <w:num w:numId="6">
    <w:abstractNumId w:val="7"/>
  </w:num>
  <w:num w:numId="7">
    <w:abstractNumId w:val="10"/>
  </w:num>
  <w:num w:numId="8">
    <w:abstractNumId w:val="9"/>
  </w:num>
  <w:num w:numId="9">
    <w:abstractNumId w:val="1"/>
  </w:num>
  <w:num w:numId="10">
    <w:abstractNumId w:val="5"/>
  </w:num>
  <w:num w:numId="11">
    <w:abstractNumId w:val="0"/>
  </w:num>
  <w:num w:numId="12">
    <w:abstractNumId w:val="2"/>
  </w:num>
  <w:num w:numId="13">
    <w:abstractNumId w:val="12"/>
  </w:num>
  <w:num w:numId="14">
    <w:abstractNumId w:val="14"/>
  </w:num>
  <w:num w:numId="15">
    <w:abstractNumId w:val="15"/>
  </w:num>
  <w:num w:numId="1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CKSON (699673691)">
    <w15:presenceInfo w15:providerId="None" w15:userId="DICKSON (699673691)"/>
  </w15:person>
  <w15:person w15:author="UBALD TAMOUFE">
    <w15:presenceInfo w15:providerId="AD" w15:userId="S::utamoufe@heada.org::3378b596-6346-467f-b982-69397ef48c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B7C"/>
    <w:rsid w:val="000047C6"/>
    <w:rsid w:val="00031AE0"/>
    <w:rsid w:val="00074282"/>
    <w:rsid w:val="00081E0E"/>
    <w:rsid w:val="000C459E"/>
    <w:rsid w:val="000D007F"/>
    <w:rsid w:val="000D5EF4"/>
    <w:rsid w:val="000D6DCE"/>
    <w:rsid w:val="000F0EE6"/>
    <w:rsid w:val="00107B7F"/>
    <w:rsid w:val="001440F6"/>
    <w:rsid w:val="00175B7C"/>
    <w:rsid w:val="001A3E10"/>
    <w:rsid w:val="001A5072"/>
    <w:rsid w:val="001B2013"/>
    <w:rsid w:val="001E11F1"/>
    <w:rsid w:val="001E554D"/>
    <w:rsid w:val="001E7CE1"/>
    <w:rsid w:val="001F6FB6"/>
    <w:rsid w:val="001F75B4"/>
    <w:rsid w:val="002015EF"/>
    <w:rsid w:val="002161DE"/>
    <w:rsid w:val="00221303"/>
    <w:rsid w:val="00223819"/>
    <w:rsid w:val="0022728A"/>
    <w:rsid w:val="0025317A"/>
    <w:rsid w:val="00257028"/>
    <w:rsid w:val="002805DC"/>
    <w:rsid w:val="002D7CCE"/>
    <w:rsid w:val="002F162D"/>
    <w:rsid w:val="00301810"/>
    <w:rsid w:val="00313BE9"/>
    <w:rsid w:val="00314157"/>
    <w:rsid w:val="00323985"/>
    <w:rsid w:val="00337256"/>
    <w:rsid w:val="0039729A"/>
    <w:rsid w:val="003B72DD"/>
    <w:rsid w:val="003C217B"/>
    <w:rsid w:val="003C63F5"/>
    <w:rsid w:val="003E546A"/>
    <w:rsid w:val="003F4EC5"/>
    <w:rsid w:val="00403E53"/>
    <w:rsid w:val="0040735B"/>
    <w:rsid w:val="00444377"/>
    <w:rsid w:val="0046072C"/>
    <w:rsid w:val="0046220E"/>
    <w:rsid w:val="004B4A61"/>
    <w:rsid w:val="004C43BA"/>
    <w:rsid w:val="004C68BA"/>
    <w:rsid w:val="004F0774"/>
    <w:rsid w:val="004F5CA7"/>
    <w:rsid w:val="005473AE"/>
    <w:rsid w:val="00551C85"/>
    <w:rsid w:val="00567562"/>
    <w:rsid w:val="00573BAC"/>
    <w:rsid w:val="00576AD8"/>
    <w:rsid w:val="0058501A"/>
    <w:rsid w:val="00585C89"/>
    <w:rsid w:val="00586C7F"/>
    <w:rsid w:val="00597F04"/>
    <w:rsid w:val="005F025A"/>
    <w:rsid w:val="00600F1E"/>
    <w:rsid w:val="0063605A"/>
    <w:rsid w:val="00686860"/>
    <w:rsid w:val="006A3125"/>
    <w:rsid w:val="006B09E1"/>
    <w:rsid w:val="006C73C2"/>
    <w:rsid w:val="006E0285"/>
    <w:rsid w:val="007104D7"/>
    <w:rsid w:val="00742049"/>
    <w:rsid w:val="00755965"/>
    <w:rsid w:val="00760047"/>
    <w:rsid w:val="007707BE"/>
    <w:rsid w:val="00776654"/>
    <w:rsid w:val="0077669E"/>
    <w:rsid w:val="00782835"/>
    <w:rsid w:val="00786DBC"/>
    <w:rsid w:val="007A194E"/>
    <w:rsid w:val="007B4A22"/>
    <w:rsid w:val="007B5AD6"/>
    <w:rsid w:val="007D4A79"/>
    <w:rsid w:val="007E7A9E"/>
    <w:rsid w:val="00804C9A"/>
    <w:rsid w:val="008620AF"/>
    <w:rsid w:val="00862333"/>
    <w:rsid w:val="00866EBD"/>
    <w:rsid w:val="008717D5"/>
    <w:rsid w:val="0088543B"/>
    <w:rsid w:val="008976F5"/>
    <w:rsid w:val="008A3523"/>
    <w:rsid w:val="008D35CA"/>
    <w:rsid w:val="008F0F6F"/>
    <w:rsid w:val="00906C73"/>
    <w:rsid w:val="00916CE0"/>
    <w:rsid w:val="00924626"/>
    <w:rsid w:val="009279AA"/>
    <w:rsid w:val="009548A3"/>
    <w:rsid w:val="00967C45"/>
    <w:rsid w:val="009864D5"/>
    <w:rsid w:val="00987487"/>
    <w:rsid w:val="0099292A"/>
    <w:rsid w:val="009A7C4A"/>
    <w:rsid w:val="009B5095"/>
    <w:rsid w:val="009C003C"/>
    <w:rsid w:val="009C690F"/>
    <w:rsid w:val="009D10F1"/>
    <w:rsid w:val="009E1234"/>
    <w:rsid w:val="009E51CB"/>
    <w:rsid w:val="009E54C5"/>
    <w:rsid w:val="009F3162"/>
    <w:rsid w:val="00A07D20"/>
    <w:rsid w:val="00A30D05"/>
    <w:rsid w:val="00A971B8"/>
    <w:rsid w:val="00AE22A9"/>
    <w:rsid w:val="00B00D2F"/>
    <w:rsid w:val="00B05ACC"/>
    <w:rsid w:val="00B45F42"/>
    <w:rsid w:val="00B5240A"/>
    <w:rsid w:val="00B60577"/>
    <w:rsid w:val="00B77CD7"/>
    <w:rsid w:val="00B82149"/>
    <w:rsid w:val="00BC042D"/>
    <w:rsid w:val="00BD28A5"/>
    <w:rsid w:val="00BD652B"/>
    <w:rsid w:val="00BF2F4B"/>
    <w:rsid w:val="00C20EAA"/>
    <w:rsid w:val="00C51CD4"/>
    <w:rsid w:val="00C61D4E"/>
    <w:rsid w:val="00C77983"/>
    <w:rsid w:val="00C82324"/>
    <w:rsid w:val="00C83698"/>
    <w:rsid w:val="00CC0443"/>
    <w:rsid w:val="00CD7D58"/>
    <w:rsid w:val="00D10EBC"/>
    <w:rsid w:val="00D14DCF"/>
    <w:rsid w:val="00D335D0"/>
    <w:rsid w:val="00D3631B"/>
    <w:rsid w:val="00D506FA"/>
    <w:rsid w:val="00D70162"/>
    <w:rsid w:val="00D8688C"/>
    <w:rsid w:val="00D86D2D"/>
    <w:rsid w:val="00D92271"/>
    <w:rsid w:val="00DA5EE7"/>
    <w:rsid w:val="00DA73CE"/>
    <w:rsid w:val="00DD3CCD"/>
    <w:rsid w:val="00DD7654"/>
    <w:rsid w:val="00E12616"/>
    <w:rsid w:val="00E1283B"/>
    <w:rsid w:val="00E154F3"/>
    <w:rsid w:val="00E166AC"/>
    <w:rsid w:val="00E30A4E"/>
    <w:rsid w:val="00E32C7F"/>
    <w:rsid w:val="00E52AC4"/>
    <w:rsid w:val="00E57317"/>
    <w:rsid w:val="00E61F99"/>
    <w:rsid w:val="00E83A48"/>
    <w:rsid w:val="00EF02D3"/>
    <w:rsid w:val="00F13000"/>
    <w:rsid w:val="00F142A1"/>
    <w:rsid w:val="00F2260C"/>
    <w:rsid w:val="00F31FF7"/>
    <w:rsid w:val="00F423D2"/>
    <w:rsid w:val="00FA0BBB"/>
    <w:rsid w:val="00FD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632FF"/>
  <w15:chartTrackingRefBased/>
  <w15:docId w15:val="{334051C6-4449-493B-9529-382BE188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B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F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9"/>
    <w:qFormat/>
    <w:rsid w:val="00175B7C"/>
    <w:pPr>
      <w:keepNext/>
      <w:outlineLvl w:val="1"/>
    </w:pPr>
    <w:rPr>
      <w:b/>
      <w:bCs/>
      <w:cap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9"/>
    <w:rsid w:val="00175B7C"/>
    <w:rPr>
      <w:rFonts w:ascii="Times New Roman" w:eastAsia="Times New Roman" w:hAnsi="Times New Roman" w:cs="Times New Roman"/>
      <w:b/>
      <w:bCs/>
      <w:caps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75B7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75B7C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175B7C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75B7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1F6F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fr-FR"/>
    </w:rPr>
  </w:style>
  <w:style w:type="paragraph" w:customStyle="1" w:styleId="Paragraphedeliste1">
    <w:name w:val="Paragraphe de liste1"/>
    <w:basedOn w:val="Normal"/>
    <w:qFormat/>
    <w:rsid w:val="001F6FB6"/>
    <w:pPr>
      <w:ind w:left="720"/>
      <w:jc w:val="both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C63F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C63F5"/>
    <w:rPr>
      <w:rFonts w:ascii="Segoe UI" w:eastAsia="Times New Roman" w:hAnsi="Segoe UI" w:cs="Segoe UI"/>
      <w:sz w:val="18"/>
      <w:szCs w:val="18"/>
      <w:lang w:eastAsia="fr-FR"/>
    </w:rPr>
  </w:style>
  <w:style w:type="paragraph" w:styleId="Rvision">
    <w:name w:val="Revision"/>
    <w:hidden/>
    <w:uiPriority w:val="99"/>
    <w:semiHidden/>
    <w:rsid w:val="00D10E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D10EB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10EBC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D10EBC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0EB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0EBC"/>
    <w:rPr>
      <w:rFonts w:ascii="Times New Roman" w:eastAsia="Times New Roman" w:hAnsi="Times New Roman" w:cs="Times New Roman"/>
      <w:b/>
      <w:bCs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747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DICKSON (699673691)</cp:lastModifiedBy>
  <cp:revision>2</cp:revision>
  <cp:lastPrinted>2023-12-28T12:48:00Z</cp:lastPrinted>
  <dcterms:created xsi:type="dcterms:W3CDTF">2024-01-22T09:53:00Z</dcterms:created>
  <dcterms:modified xsi:type="dcterms:W3CDTF">2024-01-22T09:53:00Z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2024-01-18T15:36:27Z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c0f3a127-a1ee-45f6-9198-528cf940b8c6</vt:lpwstr>
  </property>
  <property fmtid="{D5CDD505-2E9C-101B-9397-08002B2CF9AE}" pid="8" name="MSIP_Label_7b94a7b8-f06c-4dfe-bdcc-9b548fd58c31_ContentBits">
    <vt:lpwstr>0</vt:lpwstr>
  </property>
</Properties>
</file>